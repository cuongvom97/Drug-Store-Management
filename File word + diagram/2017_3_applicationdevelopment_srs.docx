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784610119"/>
        <w:docPartObj>
          <w:docPartGallery w:val="Cover Pages"/>
          <w:docPartUnique/>
        </w:docPartObj>
      </w:sdtPr>
      <w:sdtEndPr>
        <w:rPr>
          <w:rFonts w:eastAsiaTheme="minorEastAsia"/>
          <w:color w:val="auto"/>
        </w:rPr>
      </w:sdtEndPr>
      <w:sdtContent>
        <w:p w:rsidR="00A925CA" w:rsidRDefault="00A925CA"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5BBA7761" wp14:editId="1B82BAC7">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rsidR="00A925CA" w:rsidRPr="00094677" w:rsidRDefault="00D54F73"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ins w:id="1" w:author="Weekend Nguyen" w:date="2017-08-21T07:25:00Z">
                <w:r w:rsidRPr="00D54F73">
                  <w:rPr>
                    <w:rFonts w:ascii="Times New Roman" w:eastAsiaTheme="majorEastAsia" w:hAnsi="Times New Roman" w:cs="Times New Roman"/>
                    <w:b/>
                    <w:caps/>
                    <w:color w:val="000000" w:themeColor="text1"/>
                    <w:sz w:val="72"/>
                    <w:szCs w:val="72"/>
                  </w:rPr>
                  <w:t>CHƯƠNG TRÌNH QUẢN LÝ THÔNG TIN QUẦY THUỐC CỦA MỘT BỆNH VIỆN</w:t>
                </w:r>
              </w:ins>
              <w:del w:id="2" w:author="Unknown">
                <w:r w:rsidRPr="00D54F73" w:rsidDel="00D54F73">
                  <w:rPr>
                    <w:rFonts w:ascii="Times New Roman" w:eastAsiaTheme="majorEastAsia" w:hAnsi="Times New Roman" w:cs="Times New Roman"/>
                    <w:b/>
                    <w:caps/>
                    <w:color w:val="000000" w:themeColor="text1"/>
                    <w:sz w:val="72"/>
                    <w:szCs w:val="72"/>
                  </w:rPr>
                  <w:delText>Tên đồ án - nhómXX</w:delText>
                </w:r>
              </w:del>
              <w:ins w:id="3" w:author="Weekend Nguyen" w:date="2017-08-21T07:23:00Z">
                <w:r w:rsidRPr="00D54F73">
                  <w:rPr>
                    <w:rFonts w:ascii="Times New Roman" w:eastAsiaTheme="majorEastAsia" w:hAnsi="Times New Roman" w:cs="Times New Roman"/>
                    <w:b/>
                    <w:caps/>
                    <w:color w:val="000000" w:themeColor="text1"/>
                    <w:sz w:val="72"/>
                    <w:szCs w:val="72"/>
                  </w:rPr>
                  <w:t xml:space="preserve"> – nhóm 28</w:t>
                </w:r>
              </w:ins>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01442569" wp14:editId="2E5BDAB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16E77" w:rsidRPr="00094677" w:rsidRDefault="00E16E77">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7</w:t>
                                    </w:r>
                                  </w:p>
                                </w:sdtContent>
                              </w:sdt>
                              <w:p w:rsidR="00E16E77" w:rsidRPr="00094677" w:rsidRDefault="00E16E7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E16E77" w:rsidRPr="00094677" w:rsidRDefault="00E16E7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44256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16E77" w:rsidRPr="00094677" w:rsidRDefault="00E16E77">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7</w:t>
                              </w:r>
                            </w:p>
                          </w:sdtContent>
                        </w:sdt>
                        <w:p w:rsidR="00E16E77" w:rsidRPr="00094677" w:rsidRDefault="00E16E7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E16E77" w:rsidRPr="00094677" w:rsidRDefault="00E16E7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Default="00A925CA" w:rsidP="003A5B62">
          <w:pPr>
            <w:spacing w:after="120" w:line="240" w:lineRule="auto"/>
          </w:pPr>
          <w:r>
            <w:br w:type="page"/>
          </w:r>
        </w:p>
      </w:sdtContent>
    </w:sdt>
    <w:bookmarkStart w:id="4"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rFonts w:eastAsiaTheme="minorEastAsia"/>
          <w:b/>
          <w:bCs/>
          <w:noProof/>
        </w:rPr>
      </w:sdtEndPr>
      <w:sdtContent>
        <w:p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002110DB" w:rsidRPr="002110DB" w:rsidRDefault="002110DB" w:rsidP="003A5B62">
          <w:pPr>
            <w:spacing w:after="120" w:line="240" w:lineRule="auto"/>
          </w:pPr>
        </w:p>
        <w:p w:rsidR="002110DB" w:rsidRPr="005103C6" w:rsidRDefault="00EA666F" w:rsidP="003A5B62">
          <w:pPr>
            <w:pStyle w:val="TOC1"/>
            <w:tabs>
              <w:tab w:val="left" w:pos="440"/>
              <w:tab w:val="right" w:leader="dot" w:pos="9962"/>
            </w:tabs>
            <w:spacing w:after="120" w:line="240" w:lineRule="auto"/>
            <w:rPr>
              <w:rFonts w:ascii="Times New Roman" w:hAnsi="Times New Roman" w:cs="Times New Roman"/>
              <w:noProof/>
              <w:sz w:val="26"/>
              <w:szCs w:val="26"/>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457113508" w:history="1">
            <w:r w:rsidR="002110DB" w:rsidRPr="005103C6">
              <w:rPr>
                <w:rStyle w:val="Hyperlink"/>
                <w:rFonts w:ascii="Times New Roman" w:hAnsi="Times New Roman" w:cs="Times New Roman"/>
                <w:b/>
                <w:noProof/>
                <w:sz w:val="26"/>
                <w:szCs w:val="26"/>
              </w:rPr>
              <w:t>1.</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b/>
                <w:noProof/>
                <w:sz w:val="26"/>
                <w:szCs w:val="26"/>
              </w:rPr>
              <w:t>GIỚI THIỆU CHUNG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5" w:author="Weekend Nguyen" w:date="2017-09-13T21:33:00Z">
            <w:r w:rsidDel="002E1170">
              <w:fldChar w:fldCharType="begin"/>
            </w:r>
            <w:r w:rsidDel="002E1170">
              <w:delInstrText xml:space="preserve"> HYPERLINK \l "_Toc457113509" </w:delInstrText>
            </w:r>
            <w:r w:rsidDel="002E1170">
              <w:fldChar w:fldCharType="separate"/>
            </w:r>
            <w:r w:rsidR="002110DB" w:rsidRPr="005103C6" w:rsidDel="002E1170">
              <w:rPr>
                <w:rStyle w:val="Hyperlink"/>
                <w:rFonts w:ascii="Times New Roman" w:hAnsi="Times New Roman" w:cs="Times New Roman"/>
                <w:noProof/>
                <w:sz w:val="26"/>
                <w:szCs w:val="26"/>
              </w:rPr>
              <w:delText>1.1</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Mục đích</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_Toc457113509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2</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6" w:author="Weekend Nguyen" w:date="2017-09-13T21:33:00Z">
            <w:r w:rsidR="002E1170">
              <w:fldChar w:fldCharType="begin"/>
            </w:r>
            <w:r w:rsidR="002E1170">
              <w:instrText xml:space="preserve"> HYPERLINK \l "_Toc457113509" </w:instrText>
            </w:r>
            <w:r w:rsidR="002E1170">
              <w:fldChar w:fldCharType="separate"/>
            </w:r>
            <w:r w:rsidR="002E1170" w:rsidRPr="005103C6">
              <w:rPr>
                <w:rStyle w:val="Hyperlink"/>
                <w:rFonts w:ascii="Times New Roman" w:hAnsi="Times New Roman" w:cs="Times New Roman"/>
                <w:noProof/>
                <w:sz w:val="26"/>
                <w:szCs w:val="26"/>
              </w:rPr>
              <w:t>1.1</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Mục đích</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3</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7" w:author="Weekend Nguyen" w:date="2017-09-13T21:33:00Z">
            <w:r w:rsidDel="002E1170">
              <w:fldChar w:fldCharType="begin"/>
            </w:r>
            <w:r w:rsidDel="002E1170">
              <w:delInstrText xml:space="preserve"> HYPERLINK \l "_Toc457113510" </w:delInstrText>
            </w:r>
            <w:r w:rsidDel="002E1170">
              <w:fldChar w:fldCharType="separate"/>
            </w:r>
            <w:r w:rsidR="002110DB" w:rsidRPr="005103C6" w:rsidDel="002E1170">
              <w:rPr>
                <w:rStyle w:val="Hyperlink"/>
                <w:rFonts w:ascii="Times New Roman" w:hAnsi="Times New Roman" w:cs="Times New Roman"/>
                <w:noProof/>
                <w:sz w:val="26"/>
                <w:szCs w:val="26"/>
              </w:rPr>
              <w:delText>1.2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Phạm vi</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_Toc457113510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2</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8" w:author="Weekend Nguyen" w:date="2017-09-13T21:33:00Z">
            <w:r w:rsidR="002E1170">
              <w:fldChar w:fldCharType="begin"/>
            </w:r>
            <w:r w:rsidR="002E1170">
              <w:instrText xml:space="preserve"> HYPERLINK \l "_Toc457113510" </w:instrText>
            </w:r>
            <w:r w:rsidR="002E1170">
              <w:fldChar w:fldCharType="separate"/>
            </w:r>
            <w:r w:rsidR="002E1170" w:rsidRPr="005103C6">
              <w:rPr>
                <w:rStyle w:val="Hyperlink"/>
                <w:rFonts w:ascii="Times New Roman" w:hAnsi="Times New Roman" w:cs="Times New Roman"/>
                <w:noProof/>
                <w:sz w:val="26"/>
                <w:szCs w:val="26"/>
              </w:rPr>
              <w:t>1.2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Phạm vi</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3</w:t>
            </w:r>
            <w:r w:rsidR="002E1170">
              <w:rPr>
                <w:rFonts w:ascii="Times New Roman" w:hAnsi="Times New Roman" w:cs="Times New Roman"/>
                <w:noProof/>
                <w:sz w:val="26"/>
                <w:szCs w:val="26"/>
              </w:rPr>
              <w:fldChar w:fldCharType="end"/>
            </w:r>
          </w:ins>
        </w:p>
        <w:p w:rsidR="002110DB" w:rsidRPr="005103C6" w:rsidDel="00845D23" w:rsidRDefault="00E16E77" w:rsidP="003A5B62">
          <w:pPr>
            <w:pStyle w:val="TOC2"/>
            <w:tabs>
              <w:tab w:val="left" w:pos="880"/>
              <w:tab w:val="right" w:leader="dot" w:pos="9962"/>
            </w:tabs>
            <w:spacing w:after="120" w:line="240" w:lineRule="auto"/>
            <w:rPr>
              <w:del w:id="9" w:author="Weekend Nguyen" w:date="2017-09-13T21:33:00Z"/>
              <w:rFonts w:ascii="Times New Roman" w:hAnsi="Times New Roman" w:cs="Times New Roman"/>
              <w:noProof/>
              <w:sz w:val="26"/>
              <w:szCs w:val="26"/>
            </w:rPr>
          </w:pPr>
          <w:del w:id="10" w:author="Weekend Nguyen" w:date="2017-09-13T21:33:00Z">
            <w:r w:rsidDel="00845D23">
              <w:fldChar w:fldCharType="begin"/>
            </w:r>
            <w:r w:rsidDel="00845D23">
              <w:delInstrText xml:space="preserve"> HYPERLINK \l "_Toc457113511" </w:delInstrText>
            </w:r>
            <w:r w:rsidDel="00845D23">
              <w:fldChar w:fldCharType="separate"/>
            </w:r>
            <w:r w:rsidR="002110DB" w:rsidRPr="005103C6" w:rsidDel="00845D23">
              <w:rPr>
                <w:rStyle w:val="Hyperlink"/>
                <w:rFonts w:ascii="Times New Roman" w:hAnsi="Times New Roman" w:cs="Times New Roman"/>
                <w:noProof/>
                <w:sz w:val="26"/>
                <w:szCs w:val="26"/>
              </w:rPr>
              <w:delText>1.3</w:delText>
            </w:r>
            <w:r w:rsidR="002110DB" w:rsidRPr="005103C6" w:rsidDel="00845D23">
              <w:rPr>
                <w:rFonts w:ascii="Times New Roman" w:hAnsi="Times New Roman" w:cs="Times New Roman"/>
                <w:noProof/>
                <w:sz w:val="26"/>
                <w:szCs w:val="26"/>
              </w:rPr>
              <w:tab/>
            </w:r>
            <w:r w:rsidR="002110DB" w:rsidRPr="005103C6" w:rsidDel="00845D23">
              <w:rPr>
                <w:rStyle w:val="Hyperlink"/>
                <w:rFonts w:ascii="Times New Roman" w:hAnsi="Times New Roman" w:cs="Times New Roman"/>
                <w:noProof/>
                <w:sz w:val="26"/>
                <w:szCs w:val="26"/>
              </w:rPr>
              <w:delText>Các định nghĩa, thuật ngữ, từ viết tắt</w:delText>
            </w:r>
            <w:r w:rsidR="002110DB" w:rsidRPr="005103C6" w:rsidDel="00845D23">
              <w:rPr>
                <w:rFonts w:ascii="Times New Roman" w:hAnsi="Times New Roman" w:cs="Times New Roman"/>
                <w:noProof/>
                <w:webHidden/>
                <w:sz w:val="26"/>
                <w:szCs w:val="26"/>
              </w:rPr>
              <w:tab/>
            </w:r>
            <w:r w:rsidR="002110DB" w:rsidRPr="005103C6" w:rsidDel="00845D23">
              <w:rPr>
                <w:rFonts w:ascii="Times New Roman" w:hAnsi="Times New Roman" w:cs="Times New Roman"/>
                <w:noProof/>
                <w:webHidden/>
                <w:sz w:val="26"/>
                <w:szCs w:val="26"/>
              </w:rPr>
              <w:fldChar w:fldCharType="begin"/>
            </w:r>
            <w:r w:rsidR="002110DB" w:rsidRPr="005103C6" w:rsidDel="00845D23">
              <w:rPr>
                <w:rFonts w:ascii="Times New Roman" w:hAnsi="Times New Roman" w:cs="Times New Roman"/>
                <w:noProof/>
                <w:webHidden/>
                <w:sz w:val="26"/>
                <w:szCs w:val="26"/>
              </w:rPr>
              <w:delInstrText xml:space="preserve"> PAGEREF _Toc457113511 \h </w:delInstrText>
            </w:r>
            <w:r w:rsidR="002110DB" w:rsidRPr="005103C6" w:rsidDel="00845D23">
              <w:rPr>
                <w:rFonts w:ascii="Times New Roman" w:hAnsi="Times New Roman" w:cs="Times New Roman"/>
                <w:noProof/>
                <w:webHidden/>
                <w:sz w:val="26"/>
                <w:szCs w:val="26"/>
              </w:rPr>
            </w:r>
            <w:r w:rsidR="002110DB" w:rsidRPr="005103C6" w:rsidDel="00845D23">
              <w:rPr>
                <w:rFonts w:ascii="Times New Roman" w:hAnsi="Times New Roman" w:cs="Times New Roman"/>
                <w:noProof/>
                <w:webHidden/>
                <w:sz w:val="26"/>
                <w:szCs w:val="26"/>
              </w:rPr>
              <w:fldChar w:fldCharType="separate"/>
            </w:r>
            <w:r w:rsidR="002110DB" w:rsidRPr="005103C6" w:rsidDel="00845D23">
              <w:rPr>
                <w:rFonts w:ascii="Times New Roman" w:hAnsi="Times New Roman" w:cs="Times New Roman"/>
                <w:noProof/>
                <w:webHidden/>
                <w:sz w:val="26"/>
                <w:szCs w:val="26"/>
              </w:rPr>
              <w:delText>2</w:delText>
            </w:r>
            <w:r w:rsidR="002110DB" w:rsidRPr="005103C6" w:rsidDel="00845D23">
              <w:rPr>
                <w:rFonts w:ascii="Times New Roman" w:hAnsi="Times New Roman" w:cs="Times New Roman"/>
                <w:noProof/>
                <w:webHidden/>
                <w:sz w:val="26"/>
                <w:szCs w:val="26"/>
              </w:rPr>
              <w:fldChar w:fldCharType="end"/>
            </w:r>
            <w:r w:rsidDel="00845D23">
              <w:rPr>
                <w:rFonts w:ascii="Times New Roman" w:hAnsi="Times New Roman" w:cs="Times New Roman"/>
                <w:noProof/>
                <w:sz w:val="26"/>
                <w:szCs w:val="26"/>
              </w:rPr>
              <w:fldChar w:fldCharType="end"/>
            </w:r>
          </w:del>
        </w:p>
        <w:p w:rsidR="002110DB" w:rsidRPr="005103C6" w:rsidDel="00845D23" w:rsidRDefault="00E16E77" w:rsidP="003A5B62">
          <w:pPr>
            <w:pStyle w:val="TOC2"/>
            <w:tabs>
              <w:tab w:val="left" w:pos="880"/>
              <w:tab w:val="right" w:leader="dot" w:pos="9962"/>
            </w:tabs>
            <w:spacing w:after="120" w:line="240" w:lineRule="auto"/>
            <w:rPr>
              <w:del w:id="11" w:author="Weekend Nguyen" w:date="2017-09-13T21:33:00Z"/>
              <w:rFonts w:ascii="Times New Roman" w:hAnsi="Times New Roman" w:cs="Times New Roman"/>
              <w:noProof/>
              <w:sz w:val="26"/>
              <w:szCs w:val="26"/>
            </w:rPr>
          </w:pPr>
          <w:del w:id="12" w:author="Weekend Nguyen" w:date="2017-09-13T21:33:00Z">
            <w:r w:rsidDel="00845D23">
              <w:fldChar w:fldCharType="begin"/>
            </w:r>
            <w:r w:rsidDel="00845D23">
              <w:delInstrText xml:space="preserve"> HYPERLINK \l "_Toc457113512" </w:delInstrText>
            </w:r>
            <w:r w:rsidDel="00845D23">
              <w:fldChar w:fldCharType="separate"/>
            </w:r>
            <w:r w:rsidR="002110DB" w:rsidRPr="005103C6" w:rsidDel="00845D23">
              <w:rPr>
                <w:rStyle w:val="Hyperlink"/>
                <w:rFonts w:ascii="Times New Roman" w:hAnsi="Times New Roman" w:cs="Times New Roman"/>
                <w:noProof/>
                <w:sz w:val="26"/>
                <w:szCs w:val="26"/>
              </w:rPr>
              <w:delText>1.4</w:delText>
            </w:r>
            <w:r w:rsidR="002110DB" w:rsidRPr="005103C6" w:rsidDel="00845D23">
              <w:rPr>
                <w:rFonts w:ascii="Times New Roman" w:hAnsi="Times New Roman" w:cs="Times New Roman"/>
                <w:noProof/>
                <w:sz w:val="26"/>
                <w:szCs w:val="26"/>
              </w:rPr>
              <w:tab/>
            </w:r>
            <w:r w:rsidR="002110DB" w:rsidRPr="005103C6" w:rsidDel="00845D23">
              <w:rPr>
                <w:rStyle w:val="Hyperlink"/>
                <w:rFonts w:ascii="Times New Roman" w:hAnsi="Times New Roman" w:cs="Times New Roman"/>
                <w:noProof/>
                <w:sz w:val="26"/>
                <w:szCs w:val="26"/>
              </w:rPr>
              <w:delText>Tài liệu tham khảo</w:delText>
            </w:r>
            <w:r w:rsidR="002110DB" w:rsidRPr="005103C6" w:rsidDel="00845D23">
              <w:rPr>
                <w:rFonts w:ascii="Times New Roman" w:hAnsi="Times New Roman" w:cs="Times New Roman"/>
                <w:noProof/>
                <w:webHidden/>
                <w:sz w:val="26"/>
                <w:szCs w:val="26"/>
              </w:rPr>
              <w:tab/>
            </w:r>
            <w:r w:rsidR="002110DB" w:rsidRPr="005103C6" w:rsidDel="00845D23">
              <w:rPr>
                <w:rFonts w:ascii="Times New Roman" w:hAnsi="Times New Roman" w:cs="Times New Roman"/>
                <w:noProof/>
                <w:webHidden/>
                <w:sz w:val="26"/>
                <w:szCs w:val="26"/>
              </w:rPr>
              <w:fldChar w:fldCharType="begin"/>
            </w:r>
            <w:r w:rsidR="002110DB" w:rsidRPr="005103C6" w:rsidDel="00845D23">
              <w:rPr>
                <w:rFonts w:ascii="Times New Roman" w:hAnsi="Times New Roman" w:cs="Times New Roman"/>
                <w:noProof/>
                <w:webHidden/>
                <w:sz w:val="26"/>
                <w:szCs w:val="26"/>
              </w:rPr>
              <w:delInstrText xml:space="preserve"> PAGEREF _Toc457113512 \h </w:delInstrText>
            </w:r>
            <w:r w:rsidR="002110DB" w:rsidRPr="005103C6" w:rsidDel="00845D23">
              <w:rPr>
                <w:rFonts w:ascii="Times New Roman" w:hAnsi="Times New Roman" w:cs="Times New Roman"/>
                <w:noProof/>
                <w:webHidden/>
                <w:sz w:val="26"/>
                <w:szCs w:val="26"/>
              </w:rPr>
            </w:r>
            <w:r w:rsidR="002110DB" w:rsidRPr="005103C6" w:rsidDel="00845D23">
              <w:rPr>
                <w:rFonts w:ascii="Times New Roman" w:hAnsi="Times New Roman" w:cs="Times New Roman"/>
                <w:noProof/>
                <w:webHidden/>
                <w:sz w:val="26"/>
                <w:szCs w:val="26"/>
              </w:rPr>
              <w:fldChar w:fldCharType="separate"/>
            </w:r>
            <w:r w:rsidR="002110DB" w:rsidRPr="005103C6" w:rsidDel="00845D23">
              <w:rPr>
                <w:rFonts w:ascii="Times New Roman" w:hAnsi="Times New Roman" w:cs="Times New Roman"/>
                <w:noProof/>
                <w:webHidden/>
                <w:sz w:val="26"/>
                <w:szCs w:val="26"/>
              </w:rPr>
              <w:delText>2</w:delText>
            </w:r>
            <w:r w:rsidR="002110DB" w:rsidRPr="005103C6" w:rsidDel="00845D23">
              <w:rPr>
                <w:rFonts w:ascii="Times New Roman" w:hAnsi="Times New Roman" w:cs="Times New Roman"/>
                <w:noProof/>
                <w:webHidden/>
                <w:sz w:val="26"/>
                <w:szCs w:val="26"/>
              </w:rPr>
              <w:fldChar w:fldCharType="end"/>
            </w:r>
            <w:r w:rsidDel="00845D23">
              <w:rPr>
                <w:rFonts w:ascii="Times New Roman" w:hAnsi="Times New Roman" w:cs="Times New Roman"/>
                <w:noProof/>
                <w:sz w:val="26"/>
                <w:szCs w:val="26"/>
              </w:rPr>
              <w:fldChar w:fldCharType="end"/>
            </w:r>
          </w:del>
        </w:p>
        <w:p w:rsidR="002110DB" w:rsidRPr="005103C6" w:rsidRDefault="00E16E77" w:rsidP="003A5B62">
          <w:pPr>
            <w:pStyle w:val="TOC1"/>
            <w:tabs>
              <w:tab w:val="left" w:pos="440"/>
              <w:tab w:val="right" w:leader="dot" w:pos="9962"/>
            </w:tabs>
            <w:spacing w:after="120" w:line="240" w:lineRule="auto"/>
            <w:rPr>
              <w:rFonts w:ascii="Times New Roman" w:hAnsi="Times New Roman" w:cs="Times New Roman"/>
              <w:noProof/>
              <w:sz w:val="26"/>
              <w:szCs w:val="26"/>
            </w:rPr>
          </w:pPr>
          <w:del w:id="13" w:author="Weekend Nguyen" w:date="2017-09-13T21:33:00Z">
            <w:r w:rsidDel="002E1170">
              <w:fldChar w:fldCharType="begin"/>
            </w:r>
            <w:r w:rsidDel="002E1170">
              <w:delInstrText xml:space="preserve"> HYPERLINK \l "_Toc457113513" </w:delInstrText>
            </w:r>
            <w:r w:rsidDel="002E1170">
              <w:fldChar w:fldCharType="separate"/>
            </w:r>
            <w:r w:rsidR="002110DB" w:rsidRPr="005103C6" w:rsidDel="002E1170">
              <w:rPr>
                <w:rStyle w:val="Hyperlink"/>
                <w:rFonts w:ascii="Times New Roman" w:hAnsi="Times New Roman" w:cs="Times New Roman"/>
                <w:b/>
                <w:noProof/>
                <w:sz w:val="26"/>
                <w:szCs w:val="26"/>
              </w:rPr>
              <w:delText>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b/>
                <w:noProof/>
                <w:sz w:val="26"/>
                <w:szCs w:val="26"/>
              </w:rPr>
              <w:delText>MÔ TẢ TỔNG QUAN ỨNG DỤNG</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_Toc457113513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4" w:author="Weekend Nguyen" w:date="2017-09-13T21:33:00Z">
            <w:r w:rsidR="002E1170">
              <w:fldChar w:fldCharType="begin"/>
            </w:r>
            <w:r w:rsidR="002E1170">
              <w:instrText xml:space="preserve"> HYPERLINK \l "_Toc457113513" </w:instrText>
            </w:r>
            <w:r w:rsidR="002E1170">
              <w:fldChar w:fldCharType="separate"/>
            </w:r>
            <w:r w:rsidR="002E1170" w:rsidRPr="005103C6">
              <w:rPr>
                <w:rStyle w:val="Hyperlink"/>
                <w:rFonts w:ascii="Times New Roman" w:hAnsi="Times New Roman" w:cs="Times New Roman"/>
                <w:b/>
                <w:noProof/>
                <w:sz w:val="26"/>
                <w:szCs w:val="26"/>
              </w:rPr>
              <w:t>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b/>
                <w:noProof/>
                <w:sz w:val="26"/>
                <w:szCs w:val="26"/>
              </w:rPr>
              <w:t>MÔ TẢ TỔNG QUAN ỨNG DỤNG</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4</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15" w:author="Weekend Nguyen" w:date="2017-09-13T21:34:00Z">
            <w:r w:rsidDel="002E1170">
              <w:fldChar w:fldCharType="begin"/>
            </w:r>
            <w:r w:rsidDel="002E1170">
              <w:delInstrText xml:space="preserve"> HYPERLINK \l "_Toc457113514" </w:delInstrText>
            </w:r>
            <w:r w:rsidDel="002E1170">
              <w:fldChar w:fldCharType="separate"/>
            </w:r>
            <w:r w:rsidR="002110DB" w:rsidRPr="005103C6" w:rsidDel="002E1170">
              <w:rPr>
                <w:rStyle w:val="Hyperlink"/>
                <w:rFonts w:ascii="Times New Roman" w:hAnsi="Times New Roman" w:cs="Times New Roman"/>
                <w:noProof/>
                <w:sz w:val="26"/>
                <w:szCs w:val="26"/>
              </w:rPr>
              <w:delText>2.1</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Mô hình Use case</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_Toc457113514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6" w:author="Weekend Nguyen" w:date="2017-09-13T21:34:00Z">
            <w:r w:rsidR="002E1170">
              <w:fldChar w:fldCharType="begin"/>
            </w:r>
            <w:r w:rsidR="002E1170">
              <w:instrText xml:space="preserve"> HYPERLINK \l "_Toc457113514" </w:instrText>
            </w:r>
            <w:r w:rsidR="002E1170">
              <w:fldChar w:fldCharType="separate"/>
            </w:r>
            <w:r w:rsidR="002E1170" w:rsidRPr="005103C6">
              <w:rPr>
                <w:rStyle w:val="Hyperlink"/>
                <w:rFonts w:ascii="Times New Roman" w:hAnsi="Times New Roman" w:cs="Times New Roman"/>
                <w:noProof/>
                <w:sz w:val="26"/>
                <w:szCs w:val="26"/>
              </w:rPr>
              <w:t>2.1</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Mô hình Use case</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4</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17" w:author="Weekend Nguyen" w:date="2017-09-13T21:34:00Z">
            <w:r w:rsidDel="002E1170">
              <w:fldChar w:fldCharType="begin"/>
            </w:r>
            <w:r w:rsidDel="002E1170">
              <w:delInstrText xml:space="preserve"> HYPERLINK \l "_Toc457113515" </w:delInstrText>
            </w:r>
            <w:r w:rsidDel="002E1170">
              <w:fldChar w:fldCharType="separate"/>
            </w:r>
            <w:r w:rsidR="002110DB" w:rsidRPr="005103C6" w:rsidDel="002E1170">
              <w:rPr>
                <w:rStyle w:val="Hyperlink"/>
                <w:rFonts w:ascii="Times New Roman" w:hAnsi="Times New Roman" w:cs="Times New Roman"/>
                <w:noProof/>
                <w:sz w:val="26"/>
                <w:szCs w:val="26"/>
              </w:rPr>
              <w:delText>2.2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Danh sách các tác nhân và mô tả</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_Toc457113515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8" w:author="Weekend Nguyen" w:date="2017-09-13T21:34:00Z">
            <w:r w:rsidR="002E1170">
              <w:fldChar w:fldCharType="begin"/>
            </w:r>
            <w:r w:rsidR="002E1170">
              <w:instrText xml:space="preserve"> HYPERLINK \l "_Toc457113515" </w:instrText>
            </w:r>
            <w:r w:rsidR="002E1170">
              <w:fldChar w:fldCharType="separate"/>
            </w:r>
            <w:r w:rsidR="002E1170" w:rsidRPr="005103C6">
              <w:rPr>
                <w:rStyle w:val="Hyperlink"/>
                <w:rFonts w:ascii="Times New Roman" w:hAnsi="Times New Roman" w:cs="Times New Roman"/>
                <w:noProof/>
                <w:sz w:val="26"/>
                <w:szCs w:val="26"/>
              </w:rPr>
              <w:t>2.2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Danh sách các tác nhân và mô tả</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6</w:t>
            </w:r>
            <w:r w:rsidR="002E1170">
              <w:rPr>
                <w:rFonts w:ascii="Times New Roman" w:hAnsi="Times New Roman" w:cs="Times New Roman"/>
                <w:noProof/>
                <w:sz w:val="26"/>
                <w:szCs w:val="26"/>
              </w:rPr>
              <w:fldChar w:fldCharType="end"/>
            </w:r>
          </w:ins>
        </w:p>
        <w:p w:rsidR="002110DB" w:rsidRPr="005103C6" w:rsidDel="002E1170" w:rsidRDefault="00E16E77" w:rsidP="003A5B62">
          <w:pPr>
            <w:pStyle w:val="TOC2"/>
            <w:tabs>
              <w:tab w:val="left" w:pos="880"/>
              <w:tab w:val="right" w:leader="dot" w:pos="9962"/>
            </w:tabs>
            <w:spacing w:after="120" w:line="240" w:lineRule="auto"/>
            <w:rPr>
              <w:del w:id="19" w:author="Weekend Nguyen" w:date="2017-09-13T21:34:00Z"/>
              <w:rFonts w:ascii="Times New Roman" w:hAnsi="Times New Roman" w:cs="Times New Roman"/>
              <w:noProof/>
              <w:sz w:val="26"/>
              <w:szCs w:val="26"/>
            </w:rPr>
          </w:pPr>
          <w:del w:id="20" w:author="Weekend Nguyen" w:date="2017-09-13T21:34:00Z">
            <w:r w:rsidDel="002E1170">
              <w:fldChar w:fldCharType="begin"/>
            </w:r>
            <w:r w:rsidDel="002E1170">
              <w:delInstrText xml:space="preserve"> HYPERLINK \l "_Toc457113516" </w:delInstrText>
            </w:r>
            <w:r w:rsidDel="002E1170">
              <w:fldChar w:fldCharType="separate"/>
            </w:r>
            <w:r w:rsidR="002110DB" w:rsidRPr="005103C6" w:rsidDel="002E1170">
              <w:rPr>
                <w:rStyle w:val="Hyperlink"/>
                <w:rFonts w:ascii="Times New Roman" w:hAnsi="Times New Roman" w:cs="Times New Roman"/>
                <w:noProof/>
                <w:sz w:val="26"/>
                <w:szCs w:val="26"/>
              </w:rPr>
              <w:delText>2.3</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Danh sách Use case và mô tả</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_Toc457113516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21" w:author="Weekend Nguyen" w:date="2017-09-13T21:34:00Z">
            <w:r w:rsidR="002E1170">
              <w:fldChar w:fldCharType="begin"/>
            </w:r>
            <w:r w:rsidR="002E1170">
              <w:instrText xml:space="preserve"> HYPERLINK \l "_Toc457113516" </w:instrText>
            </w:r>
            <w:r w:rsidR="002E1170">
              <w:fldChar w:fldCharType="separate"/>
            </w:r>
            <w:r w:rsidR="002E1170" w:rsidRPr="005103C6">
              <w:rPr>
                <w:rStyle w:val="Hyperlink"/>
                <w:rFonts w:ascii="Times New Roman" w:hAnsi="Times New Roman" w:cs="Times New Roman"/>
                <w:noProof/>
                <w:sz w:val="26"/>
                <w:szCs w:val="26"/>
              </w:rPr>
              <w:t>2.3</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Danh sách Use case và mô tả</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6</w:t>
            </w:r>
            <w:r w:rsidR="002E1170">
              <w:rPr>
                <w:rFonts w:ascii="Times New Roman" w:hAnsi="Times New Roman" w:cs="Times New Roman"/>
                <w:noProof/>
                <w:sz w:val="26"/>
                <w:szCs w:val="26"/>
              </w:rPr>
              <w:fldChar w:fldCharType="end"/>
            </w:r>
          </w:ins>
        </w:p>
        <w:p w:rsidR="002110DB" w:rsidRPr="005103C6" w:rsidRDefault="00E16E77" w:rsidP="002E1170">
          <w:pPr>
            <w:pStyle w:val="TOC2"/>
            <w:tabs>
              <w:tab w:val="left" w:pos="880"/>
              <w:tab w:val="right" w:leader="dot" w:pos="9962"/>
            </w:tabs>
            <w:spacing w:after="120" w:line="240" w:lineRule="auto"/>
            <w:rPr>
              <w:rFonts w:ascii="Times New Roman" w:hAnsi="Times New Roman" w:cs="Times New Roman"/>
              <w:noProof/>
              <w:sz w:val="26"/>
              <w:szCs w:val="26"/>
            </w:rPr>
            <w:pPrChange w:id="22" w:author="Weekend Nguyen" w:date="2017-09-13T21:34:00Z">
              <w:pPr>
                <w:pStyle w:val="TOC2"/>
                <w:tabs>
                  <w:tab w:val="left" w:pos="880"/>
                  <w:tab w:val="right" w:leader="dot" w:pos="9962"/>
                </w:tabs>
                <w:spacing w:after="120" w:line="240" w:lineRule="auto"/>
              </w:pPr>
            </w:pPrChange>
          </w:pPr>
          <w:del w:id="23" w:author="Weekend Nguyen" w:date="2017-09-13T21:34:00Z">
            <w:r w:rsidDel="002E1170">
              <w:fldChar w:fldCharType="begin"/>
            </w:r>
            <w:r w:rsidDel="002E1170">
              <w:delInstrText xml:space="preserve"> HYPERLINK \l "_Toc457113517" </w:delInstrText>
            </w:r>
            <w:r w:rsidDel="002E1170">
              <w:fldChar w:fldCharType="separate"/>
            </w:r>
            <w:r w:rsidR="002110DB" w:rsidRPr="005103C6" w:rsidDel="002E1170">
              <w:rPr>
                <w:rStyle w:val="Hyperlink"/>
                <w:rFonts w:ascii="Times New Roman" w:hAnsi="Times New Roman" w:cs="Times New Roman"/>
                <w:noProof/>
                <w:sz w:val="26"/>
                <w:szCs w:val="26"/>
              </w:rPr>
              <w:delText>2.4</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Các điều kiện phụ thuộc</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_Toc457113517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p>
        <w:p w:rsidR="002110DB" w:rsidRPr="005103C6" w:rsidRDefault="00E16E77" w:rsidP="003A5B62">
          <w:pPr>
            <w:pStyle w:val="TOC1"/>
            <w:tabs>
              <w:tab w:val="left" w:pos="440"/>
              <w:tab w:val="right" w:leader="dot" w:pos="9962"/>
            </w:tabs>
            <w:spacing w:after="120" w:line="240" w:lineRule="auto"/>
            <w:rPr>
              <w:rFonts w:ascii="Times New Roman" w:hAnsi="Times New Roman" w:cs="Times New Roman"/>
              <w:noProof/>
              <w:sz w:val="26"/>
              <w:szCs w:val="26"/>
            </w:rPr>
          </w:pPr>
          <w:del w:id="24" w:author="Weekend Nguyen" w:date="2017-09-13T21:44:00Z">
            <w:r w:rsidDel="00D56480">
              <w:fldChar w:fldCharType="begin"/>
            </w:r>
            <w:r w:rsidDel="00D56480">
              <w:delInstrText xml:space="preserve"> HYPERLINK \l "_Toc457113518" </w:delInstrText>
            </w:r>
            <w:r w:rsidDel="00D56480">
              <w:fldChar w:fldCharType="separate"/>
            </w:r>
            <w:r w:rsidR="002110DB" w:rsidRPr="005103C6" w:rsidDel="00D56480">
              <w:rPr>
                <w:rStyle w:val="Hyperlink"/>
                <w:rFonts w:ascii="Times New Roman" w:hAnsi="Times New Roman" w:cs="Times New Roman"/>
                <w:b/>
                <w:noProof/>
                <w:sz w:val="26"/>
                <w:szCs w:val="26"/>
              </w:rPr>
              <w:delText>3.</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b/>
                <w:noProof/>
                <w:sz w:val="26"/>
                <w:szCs w:val="26"/>
              </w:rPr>
              <w:delText>ĐẶC TẢ CÁC YÊU CẦU CHỨC NĂNG (FUNCTIONAL)</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_Toc457113518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25" w:author="Weekend Nguyen" w:date="2017-09-13T21:44:00Z">
            <w:r w:rsidR="00D56480">
              <w:fldChar w:fldCharType="begin"/>
            </w:r>
            <w:r w:rsidR="00D56480">
              <w:instrText xml:space="preserve"> HYPERLINK \l "_Toc457113518" </w:instrText>
            </w:r>
            <w:r w:rsidR="00D56480">
              <w:fldChar w:fldCharType="separate"/>
            </w:r>
            <w:r w:rsidR="00D56480" w:rsidRPr="005103C6">
              <w:rPr>
                <w:rStyle w:val="Hyperlink"/>
                <w:rFonts w:ascii="Times New Roman" w:hAnsi="Times New Roman" w:cs="Times New Roman"/>
                <w:b/>
                <w:noProof/>
                <w:sz w:val="26"/>
                <w:szCs w:val="26"/>
              </w:rPr>
              <w:t>3.</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b/>
                <w:noProof/>
                <w:sz w:val="26"/>
                <w:szCs w:val="26"/>
              </w:rPr>
              <w:t>ĐẶC TẢ CÁC YÊU CẦU CHỨC NĂNG (FUNCTIONAL)</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8</w:t>
            </w:r>
            <w:r w:rsidR="00D5648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r>
            <w:fldChar w:fldCharType="begin"/>
          </w:r>
          <w:r>
            <w:instrText xml:space="preserve"> HYPERLINK \l "_Toc457113519" </w:instrText>
          </w:r>
          <w:r>
            <w:fldChar w:fldCharType="separate"/>
          </w:r>
          <w:r w:rsidR="002110DB" w:rsidRPr="005103C6">
            <w:rPr>
              <w:rStyle w:val="Hyperlink"/>
              <w:rFonts w:ascii="Times New Roman" w:hAnsi="Times New Roman" w:cs="Times New Roman"/>
              <w:noProof/>
              <w:sz w:val="26"/>
              <w:szCs w:val="26"/>
            </w:rPr>
            <w:t>3.1</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noProof/>
              <w:sz w:val="26"/>
              <w:szCs w:val="26"/>
            </w:rPr>
            <w:t>UC001_</w:t>
          </w:r>
          <w:del w:id="26" w:author="Weekend Nguyen" w:date="2017-09-13T21:35:00Z">
            <w:r w:rsidR="002110DB" w:rsidRPr="005103C6" w:rsidDel="002471FE">
              <w:rPr>
                <w:rStyle w:val="Hyperlink"/>
                <w:rFonts w:ascii="Times New Roman" w:hAnsi="Times New Roman" w:cs="Times New Roman"/>
                <w:noProof/>
                <w:sz w:val="26"/>
                <w:szCs w:val="26"/>
              </w:rPr>
              <w:delText>Tên use case</w:delText>
            </w:r>
          </w:del>
          <w:ins w:id="27" w:author="Weekend Nguyen" w:date="2017-09-13T21:35:00Z">
            <w:r w:rsidR="002471FE">
              <w:rPr>
                <w:rStyle w:val="Hyperlink"/>
                <w:rFonts w:ascii="Times New Roman" w:hAnsi="Times New Roman" w:cs="Times New Roman"/>
                <w:noProof/>
                <w:sz w:val="26"/>
                <w:szCs w:val="26"/>
              </w:rPr>
              <w:t>Đăng nhập</w:t>
            </w:r>
          </w:ins>
          <w:r w:rsidR="002110DB" w:rsidRPr="005103C6">
            <w:rPr>
              <w:rFonts w:ascii="Times New Roman" w:hAnsi="Times New Roman" w:cs="Times New Roman"/>
              <w:noProof/>
              <w:webHidden/>
              <w:sz w:val="26"/>
              <w:szCs w:val="26"/>
            </w:rPr>
            <w:tab/>
          </w:r>
          <w:del w:id="28" w:author="Weekend Nguyen" w:date="2017-09-13T21:44:00Z">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_Toc457113519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del>
          <w:ins w:id="29" w:author="Weekend Nguyen" w:date="2017-09-13T21:44:00Z">
            <w:r w:rsidR="00D56480">
              <w:rPr>
                <w:rFonts w:ascii="Times New Roman" w:hAnsi="Times New Roman" w:cs="Times New Roman"/>
                <w:noProof/>
                <w:webHidden/>
                <w:sz w:val="26"/>
                <w:szCs w:val="26"/>
              </w:rPr>
              <w:t>8</w:t>
            </w:r>
          </w:ins>
          <w:r>
            <w:rPr>
              <w:rFonts w:ascii="Times New Roman" w:hAnsi="Times New Roman" w:cs="Times New Roman"/>
              <w:noProof/>
              <w:sz w:val="26"/>
              <w:szCs w:val="26"/>
            </w:rPr>
            <w:fldChar w:fldCharType="end"/>
          </w:r>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30" w:author="Weekend Nguyen" w:date="2017-09-13T21:44:00Z">
            <w:r w:rsidDel="00D56480">
              <w:fldChar w:fldCharType="begin"/>
            </w:r>
            <w:r w:rsidDel="00D56480">
              <w:delInstrText xml:space="preserve"> HYPERLINK \l "_Toc457113520" </w:delInstrText>
            </w:r>
            <w:r w:rsidDel="00D56480">
              <w:fldChar w:fldCharType="separate"/>
            </w:r>
            <w:r w:rsidR="002110DB" w:rsidRPr="005103C6" w:rsidDel="00D56480">
              <w:rPr>
                <w:rStyle w:val="Hyperlink"/>
                <w:rFonts w:ascii="Times New Roman" w:hAnsi="Times New Roman" w:cs="Times New Roman"/>
                <w:noProof/>
                <w:sz w:val="26"/>
                <w:szCs w:val="26"/>
              </w:rPr>
              <w:delText>3.1.1</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Mô tả use case UC001</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_Toc457113520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1" w:author="Weekend Nguyen" w:date="2017-09-13T21:44:00Z">
            <w:r w:rsidR="00D56480">
              <w:fldChar w:fldCharType="begin"/>
            </w:r>
            <w:r w:rsidR="00D56480">
              <w:instrText xml:space="preserve"> HYPERLINK \l "_Toc457113520" </w:instrText>
            </w:r>
            <w:r w:rsidR="00D56480">
              <w:fldChar w:fldCharType="separate"/>
            </w:r>
            <w:r w:rsidR="00D56480" w:rsidRPr="005103C6">
              <w:rPr>
                <w:rStyle w:val="Hyperlink"/>
                <w:rFonts w:ascii="Times New Roman" w:hAnsi="Times New Roman" w:cs="Times New Roman"/>
                <w:noProof/>
                <w:sz w:val="26"/>
                <w:szCs w:val="26"/>
              </w:rPr>
              <w:t>3.1.1</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Mô tả use case UC001</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8</w:t>
            </w:r>
            <w:r w:rsidR="00D56480">
              <w:rPr>
                <w:rFonts w:ascii="Times New Roman" w:hAnsi="Times New Roman" w:cs="Times New Roman"/>
                <w:noProof/>
                <w:sz w:val="26"/>
                <w:szCs w:val="26"/>
              </w:rPr>
              <w:fldChar w:fldCharType="end"/>
            </w:r>
          </w:ins>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32" w:author="Weekend Nguyen" w:date="2017-09-13T21:44:00Z">
            <w:r w:rsidDel="00D56480">
              <w:fldChar w:fldCharType="begin"/>
            </w:r>
            <w:r w:rsidDel="00D56480">
              <w:delInstrText xml:space="preserve"> HYPERLINK \l "_Toc457113521" </w:delInstrText>
            </w:r>
            <w:r w:rsidDel="00D56480">
              <w:fldChar w:fldCharType="separate"/>
            </w:r>
            <w:r w:rsidR="002110DB" w:rsidRPr="005103C6" w:rsidDel="00D56480">
              <w:rPr>
                <w:rStyle w:val="Hyperlink"/>
                <w:rFonts w:ascii="Times New Roman" w:hAnsi="Times New Roman" w:cs="Times New Roman"/>
                <w:noProof/>
                <w:sz w:val="26"/>
                <w:szCs w:val="26"/>
              </w:rPr>
              <w:delText>3.1.2</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Biểu đồ</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_Toc457113521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3" w:author="Weekend Nguyen" w:date="2017-09-13T21:44:00Z">
            <w:r w:rsidR="00D56480">
              <w:fldChar w:fldCharType="begin"/>
            </w:r>
            <w:r w:rsidR="00D56480">
              <w:instrText xml:space="preserve"> HYPERLINK \l "_Toc457113521" </w:instrText>
            </w:r>
            <w:r w:rsidR="00D56480">
              <w:fldChar w:fldCharType="separate"/>
            </w:r>
            <w:r w:rsidR="00D56480" w:rsidRPr="005103C6">
              <w:rPr>
                <w:rStyle w:val="Hyperlink"/>
                <w:rFonts w:ascii="Times New Roman" w:hAnsi="Times New Roman" w:cs="Times New Roman"/>
                <w:noProof/>
                <w:sz w:val="26"/>
                <w:szCs w:val="26"/>
              </w:rPr>
              <w:t>3.1.2</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Biểu đồ</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9</w:t>
            </w:r>
            <w:r w:rsidR="00D5648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r>
            <w:fldChar w:fldCharType="begin"/>
          </w:r>
          <w:r>
            <w:instrText xml:space="preserve"> HYPERLINK \l "_Toc457113522" </w:instrText>
          </w:r>
          <w:r>
            <w:fldChar w:fldCharType="separate"/>
          </w:r>
          <w:r w:rsidR="002110DB" w:rsidRPr="005103C6">
            <w:rPr>
              <w:rStyle w:val="Hyperlink"/>
              <w:rFonts w:ascii="Times New Roman" w:hAnsi="Times New Roman" w:cs="Times New Roman"/>
              <w:noProof/>
              <w:sz w:val="26"/>
              <w:szCs w:val="26"/>
            </w:rPr>
            <w:t>3.2</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noProof/>
              <w:sz w:val="26"/>
              <w:szCs w:val="26"/>
            </w:rPr>
            <w:t>UC002_</w:t>
          </w:r>
          <w:del w:id="34" w:author="Weekend Nguyen" w:date="2017-09-13T21:35:00Z">
            <w:r w:rsidR="002110DB" w:rsidRPr="005103C6" w:rsidDel="002471FE">
              <w:rPr>
                <w:rStyle w:val="Hyperlink"/>
                <w:rFonts w:ascii="Times New Roman" w:hAnsi="Times New Roman" w:cs="Times New Roman"/>
                <w:noProof/>
                <w:sz w:val="26"/>
                <w:szCs w:val="26"/>
              </w:rPr>
              <w:delText>Tên use case</w:delText>
            </w:r>
          </w:del>
          <w:ins w:id="35" w:author="Weekend Nguyen" w:date="2017-09-13T21:35:00Z">
            <w:r w:rsidR="002471FE">
              <w:rPr>
                <w:rStyle w:val="Hyperlink"/>
                <w:rFonts w:ascii="Times New Roman" w:hAnsi="Times New Roman" w:cs="Times New Roman"/>
                <w:noProof/>
                <w:sz w:val="26"/>
                <w:szCs w:val="26"/>
              </w:rPr>
              <w:t>Tìm kiếm thuốc</w:t>
            </w:r>
          </w:ins>
          <w:r w:rsidR="002110DB" w:rsidRPr="005103C6">
            <w:rPr>
              <w:rFonts w:ascii="Times New Roman" w:hAnsi="Times New Roman" w:cs="Times New Roman"/>
              <w:noProof/>
              <w:webHidden/>
              <w:sz w:val="26"/>
              <w:szCs w:val="26"/>
            </w:rPr>
            <w:tab/>
          </w:r>
          <w:del w:id="36" w:author="Weekend Nguyen" w:date="2017-09-13T21:45:00Z">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_Toc457113522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del>
          <w:ins w:id="37" w:author="Weekend Nguyen" w:date="2017-09-13T21:45:00Z">
            <w:r w:rsidR="00D56480">
              <w:rPr>
                <w:rFonts w:ascii="Times New Roman" w:hAnsi="Times New Roman" w:cs="Times New Roman"/>
                <w:noProof/>
                <w:webHidden/>
                <w:sz w:val="26"/>
                <w:szCs w:val="26"/>
              </w:rPr>
              <w:t>11</w:t>
            </w:r>
          </w:ins>
          <w:r>
            <w:rPr>
              <w:rFonts w:ascii="Times New Roman" w:hAnsi="Times New Roman" w:cs="Times New Roman"/>
              <w:noProof/>
              <w:sz w:val="26"/>
              <w:szCs w:val="26"/>
            </w:rPr>
            <w:fldChar w:fldCharType="end"/>
          </w:r>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38" w:author="Weekend Nguyen" w:date="2017-09-13T21:45:00Z">
            <w:r w:rsidDel="00D56480">
              <w:fldChar w:fldCharType="begin"/>
            </w:r>
            <w:r w:rsidDel="00D56480">
              <w:delInstrText xml:space="preserve"> HYPERLINK \l "_Toc457113523" </w:delInstrText>
            </w:r>
            <w:r w:rsidDel="00D56480">
              <w:fldChar w:fldCharType="separate"/>
            </w:r>
            <w:r w:rsidR="002110DB" w:rsidRPr="005103C6" w:rsidDel="00D56480">
              <w:rPr>
                <w:rStyle w:val="Hyperlink"/>
                <w:rFonts w:ascii="Times New Roman" w:hAnsi="Times New Roman" w:cs="Times New Roman"/>
                <w:noProof/>
                <w:sz w:val="26"/>
                <w:szCs w:val="26"/>
              </w:rPr>
              <w:delText>3.2.1</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Mô tả use case UC002</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_Toc457113523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9" w:author="Weekend Nguyen" w:date="2017-09-13T21:45:00Z">
            <w:r w:rsidR="00D56480">
              <w:fldChar w:fldCharType="begin"/>
            </w:r>
            <w:r w:rsidR="00D56480">
              <w:instrText xml:space="preserve"> HYPERLINK \l "_Toc457113523" </w:instrText>
            </w:r>
            <w:r w:rsidR="00D56480">
              <w:fldChar w:fldCharType="separate"/>
            </w:r>
            <w:r w:rsidR="00D56480" w:rsidRPr="005103C6">
              <w:rPr>
                <w:rStyle w:val="Hyperlink"/>
                <w:rFonts w:ascii="Times New Roman" w:hAnsi="Times New Roman" w:cs="Times New Roman"/>
                <w:noProof/>
                <w:sz w:val="26"/>
                <w:szCs w:val="26"/>
              </w:rPr>
              <w:t>3.2.1</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Mô tả use case UC002</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11</w:t>
            </w:r>
            <w:r w:rsidR="00D56480">
              <w:rPr>
                <w:rFonts w:ascii="Times New Roman" w:hAnsi="Times New Roman" w:cs="Times New Roman"/>
                <w:noProof/>
                <w:sz w:val="26"/>
                <w:szCs w:val="26"/>
              </w:rPr>
              <w:fldChar w:fldCharType="end"/>
            </w:r>
          </w:ins>
        </w:p>
        <w:p w:rsidR="002110DB" w:rsidRDefault="00E16E77" w:rsidP="003A5B62">
          <w:pPr>
            <w:pStyle w:val="TOC3"/>
            <w:tabs>
              <w:tab w:val="left" w:pos="1320"/>
              <w:tab w:val="right" w:leader="dot" w:pos="9962"/>
            </w:tabs>
            <w:spacing w:after="120" w:line="240" w:lineRule="auto"/>
            <w:rPr>
              <w:ins w:id="40" w:author="Weekend Nguyen" w:date="2017-09-13T21:31:00Z"/>
              <w:rFonts w:ascii="Times New Roman" w:hAnsi="Times New Roman" w:cs="Times New Roman"/>
              <w:noProof/>
              <w:sz w:val="26"/>
              <w:szCs w:val="26"/>
            </w:rPr>
          </w:pPr>
          <w:del w:id="41" w:author="Weekend Nguyen" w:date="2017-09-13T21:45:00Z">
            <w:r w:rsidDel="00D56480">
              <w:fldChar w:fldCharType="begin"/>
            </w:r>
            <w:r w:rsidDel="00D56480">
              <w:delInstrText xml:space="preserve"> HYPERLINK \l "_Toc457113524" </w:delInstrText>
            </w:r>
            <w:r w:rsidDel="00D56480">
              <w:fldChar w:fldCharType="separate"/>
            </w:r>
            <w:r w:rsidR="002110DB" w:rsidRPr="005103C6" w:rsidDel="00D56480">
              <w:rPr>
                <w:rStyle w:val="Hyperlink"/>
                <w:rFonts w:ascii="Times New Roman" w:hAnsi="Times New Roman" w:cs="Times New Roman"/>
                <w:noProof/>
                <w:sz w:val="26"/>
                <w:szCs w:val="26"/>
              </w:rPr>
              <w:delText>3.2.2</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Biểu đồ</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_Toc457113524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42" w:author="Weekend Nguyen" w:date="2017-09-13T21:45:00Z">
            <w:r w:rsidR="00D56480">
              <w:fldChar w:fldCharType="begin"/>
            </w:r>
            <w:r w:rsidR="00D56480">
              <w:instrText xml:space="preserve"> HYPERLINK \l "_Toc457113524" </w:instrText>
            </w:r>
            <w:r w:rsidR="00D56480">
              <w:fldChar w:fldCharType="separate"/>
            </w:r>
            <w:r w:rsidR="00D56480" w:rsidRPr="005103C6">
              <w:rPr>
                <w:rStyle w:val="Hyperlink"/>
                <w:rFonts w:ascii="Times New Roman" w:hAnsi="Times New Roman" w:cs="Times New Roman"/>
                <w:noProof/>
                <w:sz w:val="26"/>
                <w:szCs w:val="26"/>
              </w:rPr>
              <w:t>3.2.2</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Biểu đồ</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12</w:t>
            </w:r>
            <w:r w:rsidR="00D56480">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43" w:author="Weekend Nguyen" w:date="2017-09-13T21:31:00Z"/>
              <w:rFonts w:ascii="Times New Roman" w:hAnsi="Times New Roman" w:cs="Times New Roman"/>
              <w:noProof/>
              <w:sz w:val="26"/>
              <w:szCs w:val="26"/>
            </w:rPr>
          </w:pPr>
          <w:ins w:id="44"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3.3</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UC003_Nhập thuốc</w:t>
            </w:r>
            <w:r w:rsidRPr="005103C6">
              <w:rPr>
                <w:rFonts w:ascii="Times New Roman" w:hAnsi="Times New Roman" w:cs="Times New Roman"/>
                <w:noProof/>
                <w:webHidden/>
                <w:sz w:val="26"/>
                <w:szCs w:val="26"/>
              </w:rPr>
              <w:tab/>
            </w:r>
          </w:ins>
          <w:ins w:id="45" w:author="Weekend Nguyen" w:date="2017-09-13T21:45:00Z">
            <w:r w:rsidR="00C92687">
              <w:rPr>
                <w:rFonts w:ascii="Times New Roman" w:hAnsi="Times New Roman" w:cs="Times New Roman"/>
                <w:noProof/>
                <w:webHidden/>
                <w:sz w:val="26"/>
                <w:szCs w:val="26"/>
              </w:rPr>
              <w:t>13</w:t>
            </w:r>
          </w:ins>
          <w:ins w:id="46"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47" w:author="Weekend Nguyen" w:date="2017-09-13T21:31:00Z"/>
              <w:rFonts w:ascii="Times New Roman" w:hAnsi="Times New Roman" w:cs="Times New Roman"/>
              <w:noProof/>
              <w:sz w:val="26"/>
              <w:szCs w:val="26"/>
            </w:rPr>
          </w:pPr>
          <w:ins w:id="48"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3.3</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UC003</w:t>
            </w:r>
            <w:r w:rsidRPr="005103C6">
              <w:rPr>
                <w:rFonts w:ascii="Times New Roman" w:hAnsi="Times New Roman" w:cs="Times New Roman"/>
                <w:noProof/>
                <w:webHidden/>
                <w:sz w:val="26"/>
                <w:szCs w:val="26"/>
              </w:rPr>
              <w:tab/>
            </w:r>
          </w:ins>
          <w:ins w:id="49" w:author="Weekend Nguyen" w:date="2017-09-13T21:45:00Z">
            <w:r w:rsidR="00C92687">
              <w:rPr>
                <w:rFonts w:ascii="Times New Roman" w:hAnsi="Times New Roman" w:cs="Times New Roman"/>
                <w:noProof/>
                <w:webHidden/>
                <w:sz w:val="26"/>
                <w:szCs w:val="26"/>
              </w:rPr>
              <w:t>13</w:t>
            </w:r>
          </w:ins>
          <w:ins w:id="50"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51" w:author="Weekend Nguyen" w:date="2017-09-13T21:31:00Z"/>
              <w:rFonts w:ascii="Times New Roman" w:hAnsi="Times New Roman" w:cs="Times New Roman"/>
              <w:noProof/>
              <w:sz w:val="26"/>
              <w:szCs w:val="26"/>
            </w:rPr>
          </w:pPr>
          <w:ins w:id="52"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3.3</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53" w:author="Weekend Nguyen" w:date="2017-09-13T21:45:00Z">
            <w:r w:rsidR="00C92687">
              <w:rPr>
                <w:rFonts w:ascii="Times New Roman" w:hAnsi="Times New Roman" w:cs="Times New Roman"/>
                <w:noProof/>
                <w:webHidden/>
                <w:sz w:val="26"/>
                <w:szCs w:val="26"/>
              </w:rPr>
              <w:t>14</w:t>
            </w:r>
          </w:ins>
          <w:ins w:id="54"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55" w:author="Weekend Nguyen" w:date="2017-09-13T21:31:00Z"/>
              <w:rFonts w:ascii="Times New Roman" w:hAnsi="Times New Roman" w:cs="Times New Roman"/>
              <w:noProof/>
              <w:sz w:val="26"/>
              <w:szCs w:val="26"/>
            </w:rPr>
          </w:pPr>
          <w:ins w:id="56"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3.4</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UC004</w:t>
            </w:r>
            <w:r w:rsidRPr="005103C6">
              <w:rPr>
                <w:rStyle w:val="Hyperlink"/>
                <w:rFonts w:ascii="Times New Roman" w:hAnsi="Times New Roman" w:cs="Times New Roman"/>
                <w:noProof/>
                <w:sz w:val="26"/>
                <w:szCs w:val="26"/>
              </w:rPr>
              <w:t>_</w:t>
            </w:r>
          </w:ins>
          <w:ins w:id="57" w:author="Weekend Nguyen" w:date="2017-09-13T21:36:00Z">
            <w:r w:rsidR="002471FE">
              <w:rPr>
                <w:rStyle w:val="Hyperlink"/>
                <w:rFonts w:ascii="Times New Roman" w:hAnsi="Times New Roman" w:cs="Times New Roman"/>
                <w:noProof/>
                <w:sz w:val="26"/>
                <w:szCs w:val="26"/>
              </w:rPr>
              <w:t>Cập nhật thuốc</w:t>
            </w:r>
          </w:ins>
          <w:ins w:id="58" w:author="Weekend Nguyen" w:date="2017-09-13T21:31:00Z">
            <w:r w:rsidRPr="005103C6">
              <w:rPr>
                <w:rFonts w:ascii="Times New Roman" w:hAnsi="Times New Roman" w:cs="Times New Roman"/>
                <w:noProof/>
                <w:webHidden/>
                <w:sz w:val="26"/>
                <w:szCs w:val="26"/>
              </w:rPr>
              <w:tab/>
            </w:r>
          </w:ins>
          <w:ins w:id="59" w:author="Weekend Nguyen" w:date="2017-09-13T21:45:00Z">
            <w:r w:rsidR="00EC72BB">
              <w:rPr>
                <w:rFonts w:ascii="Times New Roman" w:hAnsi="Times New Roman" w:cs="Times New Roman"/>
                <w:noProof/>
                <w:webHidden/>
                <w:sz w:val="26"/>
                <w:szCs w:val="26"/>
              </w:rPr>
              <w:t>16</w:t>
            </w:r>
          </w:ins>
          <w:ins w:id="60"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61" w:author="Weekend Nguyen" w:date="2017-09-13T21:31:00Z"/>
              <w:rFonts w:ascii="Times New Roman" w:hAnsi="Times New Roman" w:cs="Times New Roman"/>
              <w:noProof/>
              <w:sz w:val="26"/>
              <w:szCs w:val="26"/>
            </w:rPr>
          </w:pPr>
          <w:ins w:id="62"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3.4</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UC004</w:t>
            </w:r>
            <w:r w:rsidRPr="005103C6">
              <w:rPr>
                <w:rFonts w:ascii="Times New Roman" w:hAnsi="Times New Roman" w:cs="Times New Roman"/>
                <w:noProof/>
                <w:webHidden/>
                <w:sz w:val="26"/>
                <w:szCs w:val="26"/>
              </w:rPr>
              <w:tab/>
            </w:r>
          </w:ins>
          <w:ins w:id="63" w:author="Weekend Nguyen" w:date="2017-09-13T21:46:00Z">
            <w:r w:rsidR="00EC72BB">
              <w:rPr>
                <w:rFonts w:ascii="Times New Roman" w:hAnsi="Times New Roman" w:cs="Times New Roman"/>
                <w:noProof/>
                <w:webHidden/>
                <w:sz w:val="26"/>
                <w:szCs w:val="26"/>
              </w:rPr>
              <w:t>16</w:t>
            </w:r>
          </w:ins>
          <w:ins w:id="64"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65" w:author="Weekend Nguyen" w:date="2017-09-13T21:31:00Z"/>
              <w:rFonts w:ascii="Times New Roman" w:hAnsi="Times New Roman" w:cs="Times New Roman"/>
              <w:noProof/>
              <w:sz w:val="26"/>
              <w:szCs w:val="26"/>
            </w:rPr>
          </w:pPr>
          <w:ins w:id="66"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3.4</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67" w:author="Weekend Nguyen" w:date="2017-09-13T21:46:00Z">
            <w:r w:rsidR="00EC72BB">
              <w:rPr>
                <w:rFonts w:ascii="Times New Roman" w:hAnsi="Times New Roman" w:cs="Times New Roman"/>
                <w:noProof/>
                <w:webHidden/>
                <w:sz w:val="26"/>
                <w:szCs w:val="26"/>
              </w:rPr>
              <w:t>17</w:t>
            </w:r>
          </w:ins>
          <w:ins w:id="68"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69" w:author="Weekend Nguyen" w:date="2017-09-13T21:31:00Z"/>
              <w:rFonts w:ascii="Times New Roman" w:hAnsi="Times New Roman" w:cs="Times New Roman"/>
              <w:noProof/>
              <w:sz w:val="26"/>
              <w:szCs w:val="26"/>
            </w:rPr>
          </w:pPr>
          <w:ins w:id="70"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3.5</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UC005</w:t>
            </w:r>
            <w:r w:rsidRPr="005103C6">
              <w:rPr>
                <w:rStyle w:val="Hyperlink"/>
                <w:rFonts w:ascii="Times New Roman" w:hAnsi="Times New Roman" w:cs="Times New Roman"/>
                <w:noProof/>
                <w:sz w:val="26"/>
                <w:szCs w:val="26"/>
              </w:rPr>
              <w:t>_</w:t>
            </w:r>
          </w:ins>
          <w:ins w:id="71" w:author="Weekend Nguyen" w:date="2017-09-13T21:36:00Z">
            <w:r w:rsidR="002471FE">
              <w:rPr>
                <w:rStyle w:val="Hyperlink"/>
                <w:rFonts w:ascii="Times New Roman" w:hAnsi="Times New Roman" w:cs="Times New Roman"/>
                <w:noProof/>
                <w:sz w:val="26"/>
                <w:szCs w:val="26"/>
              </w:rPr>
              <w:t>Xóa thuốc</w:t>
            </w:r>
          </w:ins>
          <w:ins w:id="72" w:author="Weekend Nguyen" w:date="2017-09-13T21:31:00Z">
            <w:r w:rsidRPr="005103C6">
              <w:rPr>
                <w:rFonts w:ascii="Times New Roman" w:hAnsi="Times New Roman" w:cs="Times New Roman"/>
                <w:noProof/>
                <w:webHidden/>
                <w:sz w:val="26"/>
                <w:szCs w:val="26"/>
              </w:rPr>
              <w:tab/>
            </w:r>
          </w:ins>
          <w:ins w:id="73" w:author="Weekend Nguyen" w:date="2017-09-13T21:46:00Z">
            <w:r w:rsidR="00AD19E0">
              <w:rPr>
                <w:rFonts w:ascii="Times New Roman" w:hAnsi="Times New Roman" w:cs="Times New Roman"/>
                <w:noProof/>
                <w:webHidden/>
                <w:sz w:val="26"/>
                <w:szCs w:val="26"/>
              </w:rPr>
              <w:t>18</w:t>
            </w:r>
          </w:ins>
          <w:ins w:id="74"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75" w:author="Weekend Nguyen" w:date="2017-09-13T21:31:00Z"/>
              <w:rFonts w:ascii="Times New Roman" w:hAnsi="Times New Roman" w:cs="Times New Roman"/>
              <w:noProof/>
              <w:sz w:val="26"/>
              <w:szCs w:val="26"/>
            </w:rPr>
          </w:pPr>
          <w:ins w:id="76"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3.5</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UC005</w:t>
            </w:r>
            <w:r w:rsidRPr="005103C6">
              <w:rPr>
                <w:rFonts w:ascii="Times New Roman" w:hAnsi="Times New Roman" w:cs="Times New Roman"/>
                <w:noProof/>
                <w:webHidden/>
                <w:sz w:val="26"/>
                <w:szCs w:val="26"/>
              </w:rPr>
              <w:tab/>
            </w:r>
          </w:ins>
          <w:ins w:id="77" w:author="Weekend Nguyen" w:date="2017-09-13T21:46:00Z">
            <w:r w:rsidR="00AD19E0">
              <w:rPr>
                <w:rFonts w:ascii="Times New Roman" w:hAnsi="Times New Roman" w:cs="Times New Roman"/>
                <w:noProof/>
                <w:webHidden/>
                <w:sz w:val="26"/>
                <w:szCs w:val="26"/>
              </w:rPr>
              <w:t>18</w:t>
            </w:r>
          </w:ins>
          <w:ins w:id="78"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79" w:author="Weekend Nguyen" w:date="2017-09-13T21:31:00Z"/>
              <w:rFonts w:ascii="Times New Roman" w:hAnsi="Times New Roman" w:cs="Times New Roman"/>
              <w:noProof/>
              <w:sz w:val="26"/>
              <w:szCs w:val="26"/>
            </w:rPr>
          </w:pPr>
          <w:ins w:id="80"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3.5</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81" w:author="Weekend Nguyen" w:date="2017-09-13T21:46:00Z">
            <w:r w:rsidR="00AD19E0">
              <w:rPr>
                <w:rFonts w:ascii="Times New Roman" w:hAnsi="Times New Roman" w:cs="Times New Roman"/>
                <w:noProof/>
                <w:webHidden/>
                <w:sz w:val="26"/>
                <w:szCs w:val="26"/>
              </w:rPr>
              <w:t>18</w:t>
            </w:r>
          </w:ins>
          <w:ins w:id="82"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83" w:author="Weekend Nguyen" w:date="2017-09-13T21:31:00Z"/>
              <w:rFonts w:ascii="Times New Roman" w:hAnsi="Times New Roman" w:cs="Times New Roman"/>
              <w:noProof/>
              <w:sz w:val="26"/>
              <w:szCs w:val="26"/>
            </w:rPr>
          </w:pPr>
          <w:ins w:id="84"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3.6</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UC006</w:t>
            </w:r>
            <w:r w:rsidRPr="005103C6">
              <w:rPr>
                <w:rStyle w:val="Hyperlink"/>
                <w:rFonts w:ascii="Times New Roman" w:hAnsi="Times New Roman" w:cs="Times New Roman"/>
                <w:noProof/>
                <w:sz w:val="26"/>
                <w:szCs w:val="26"/>
              </w:rPr>
              <w:t>_</w:t>
            </w:r>
          </w:ins>
          <w:ins w:id="85" w:author="Weekend Nguyen" w:date="2017-09-13T21:36:00Z">
            <w:r w:rsidR="002471FE">
              <w:rPr>
                <w:rStyle w:val="Hyperlink"/>
                <w:rFonts w:ascii="Times New Roman" w:hAnsi="Times New Roman" w:cs="Times New Roman"/>
                <w:noProof/>
                <w:sz w:val="26"/>
                <w:szCs w:val="26"/>
              </w:rPr>
              <w:t>Xem danh sách thuốc</w:t>
            </w:r>
          </w:ins>
          <w:ins w:id="86" w:author="Weekend Nguyen" w:date="2017-09-13T21:31:00Z">
            <w:r w:rsidRPr="005103C6">
              <w:rPr>
                <w:rFonts w:ascii="Times New Roman" w:hAnsi="Times New Roman" w:cs="Times New Roman"/>
                <w:noProof/>
                <w:webHidden/>
                <w:sz w:val="26"/>
                <w:szCs w:val="26"/>
              </w:rPr>
              <w:tab/>
            </w:r>
          </w:ins>
          <w:ins w:id="87" w:author="Weekend Nguyen" w:date="2017-09-13T21:46:00Z">
            <w:r w:rsidR="00AD19E0">
              <w:rPr>
                <w:rFonts w:ascii="Times New Roman" w:hAnsi="Times New Roman" w:cs="Times New Roman"/>
                <w:noProof/>
                <w:webHidden/>
                <w:sz w:val="26"/>
                <w:szCs w:val="26"/>
              </w:rPr>
              <w:t>19</w:t>
            </w:r>
          </w:ins>
          <w:ins w:id="88"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89" w:author="Weekend Nguyen" w:date="2017-09-13T21:31:00Z"/>
              <w:rFonts w:ascii="Times New Roman" w:hAnsi="Times New Roman" w:cs="Times New Roman"/>
              <w:noProof/>
              <w:sz w:val="26"/>
              <w:szCs w:val="26"/>
            </w:rPr>
          </w:pPr>
          <w:ins w:id="90"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3.6</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6427F">
              <w:rPr>
                <w:rStyle w:val="Hyperlink"/>
                <w:rFonts w:ascii="Times New Roman" w:hAnsi="Times New Roman" w:cs="Times New Roman"/>
                <w:noProof/>
                <w:sz w:val="26"/>
                <w:szCs w:val="26"/>
              </w:rPr>
              <w:t xml:space="preserve"> use case UC006</w:t>
            </w:r>
            <w:r w:rsidRPr="005103C6">
              <w:rPr>
                <w:rFonts w:ascii="Times New Roman" w:hAnsi="Times New Roman" w:cs="Times New Roman"/>
                <w:noProof/>
                <w:webHidden/>
                <w:sz w:val="26"/>
                <w:szCs w:val="26"/>
              </w:rPr>
              <w:tab/>
            </w:r>
          </w:ins>
          <w:ins w:id="91" w:author="Weekend Nguyen" w:date="2017-09-13T21:46:00Z">
            <w:r w:rsidR="00AD19E0">
              <w:rPr>
                <w:rFonts w:ascii="Times New Roman" w:hAnsi="Times New Roman" w:cs="Times New Roman"/>
                <w:noProof/>
                <w:webHidden/>
                <w:sz w:val="26"/>
                <w:szCs w:val="26"/>
              </w:rPr>
              <w:t>19</w:t>
            </w:r>
          </w:ins>
          <w:ins w:id="92"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93" w:author="Weekend Nguyen" w:date="2017-09-13T21:31:00Z"/>
              <w:rFonts w:ascii="Times New Roman" w:hAnsi="Times New Roman" w:cs="Times New Roman"/>
              <w:noProof/>
              <w:sz w:val="26"/>
              <w:szCs w:val="26"/>
            </w:rPr>
          </w:pPr>
          <w:ins w:id="94"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3.6</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95" w:author="Weekend Nguyen" w:date="2017-09-13T21:46:00Z">
            <w:r w:rsidR="00AD19E0">
              <w:rPr>
                <w:rFonts w:ascii="Times New Roman" w:hAnsi="Times New Roman" w:cs="Times New Roman"/>
                <w:noProof/>
                <w:webHidden/>
                <w:sz w:val="26"/>
                <w:szCs w:val="26"/>
              </w:rPr>
              <w:t>19</w:t>
            </w:r>
          </w:ins>
          <w:ins w:id="96"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97" w:author="Weekend Nguyen" w:date="2017-09-13T21:31:00Z"/>
              <w:rFonts w:ascii="Times New Roman" w:hAnsi="Times New Roman" w:cs="Times New Roman"/>
              <w:noProof/>
              <w:sz w:val="26"/>
              <w:szCs w:val="26"/>
            </w:rPr>
          </w:pPr>
          <w:ins w:id="98"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3.7</w:t>
            </w:r>
            <w:r w:rsidRPr="005103C6">
              <w:rPr>
                <w:rFonts w:ascii="Times New Roman" w:hAnsi="Times New Roman" w:cs="Times New Roman"/>
                <w:noProof/>
                <w:sz w:val="26"/>
                <w:szCs w:val="26"/>
              </w:rPr>
              <w:tab/>
            </w:r>
            <w:r w:rsidR="0026427F">
              <w:rPr>
                <w:rStyle w:val="Hyperlink"/>
                <w:rFonts w:ascii="Times New Roman" w:hAnsi="Times New Roman" w:cs="Times New Roman"/>
                <w:noProof/>
                <w:sz w:val="26"/>
                <w:szCs w:val="26"/>
              </w:rPr>
              <w:t>UC007</w:t>
            </w:r>
            <w:r w:rsidRPr="005103C6">
              <w:rPr>
                <w:rStyle w:val="Hyperlink"/>
                <w:rFonts w:ascii="Times New Roman" w:hAnsi="Times New Roman" w:cs="Times New Roman"/>
                <w:noProof/>
                <w:sz w:val="26"/>
                <w:szCs w:val="26"/>
              </w:rPr>
              <w:t>_</w:t>
            </w:r>
          </w:ins>
          <w:ins w:id="99" w:author="Weekend Nguyen" w:date="2017-09-13T21:37:00Z">
            <w:r w:rsidR="0026427F">
              <w:rPr>
                <w:rStyle w:val="Hyperlink"/>
                <w:rFonts w:ascii="Times New Roman" w:hAnsi="Times New Roman" w:cs="Times New Roman"/>
                <w:noProof/>
                <w:sz w:val="26"/>
                <w:szCs w:val="26"/>
              </w:rPr>
              <w:t>Bán thuốc kê đơn</w:t>
            </w:r>
          </w:ins>
          <w:ins w:id="100" w:author="Weekend Nguyen" w:date="2017-09-13T21:31:00Z">
            <w:r w:rsidRPr="005103C6">
              <w:rPr>
                <w:rFonts w:ascii="Times New Roman" w:hAnsi="Times New Roman" w:cs="Times New Roman"/>
                <w:noProof/>
                <w:webHidden/>
                <w:sz w:val="26"/>
                <w:szCs w:val="26"/>
              </w:rPr>
              <w:tab/>
            </w:r>
          </w:ins>
          <w:ins w:id="101" w:author="Weekend Nguyen" w:date="2017-09-13T21:46:00Z">
            <w:r w:rsidR="00AD19E0">
              <w:rPr>
                <w:rFonts w:ascii="Times New Roman" w:hAnsi="Times New Roman" w:cs="Times New Roman"/>
                <w:noProof/>
                <w:webHidden/>
                <w:sz w:val="26"/>
                <w:szCs w:val="26"/>
              </w:rPr>
              <w:t>20</w:t>
            </w:r>
          </w:ins>
          <w:ins w:id="102"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03" w:author="Weekend Nguyen" w:date="2017-09-13T21:31:00Z"/>
              <w:rFonts w:ascii="Times New Roman" w:hAnsi="Times New Roman" w:cs="Times New Roman"/>
              <w:noProof/>
              <w:sz w:val="26"/>
              <w:szCs w:val="26"/>
            </w:rPr>
          </w:pPr>
          <w:ins w:id="104"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3.7</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w:t>
            </w:r>
          </w:ins>
          <w:ins w:id="105" w:author="Weekend Nguyen" w:date="2017-09-13T21:37:00Z">
            <w:r w:rsidR="0026427F">
              <w:rPr>
                <w:rStyle w:val="Hyperlink"/>
                <w:rFonts w:ascii="Times New Roman" w:hAnsi="Times New Roman" w:cs="Times New Roman"/>
                <w:noProof/>
                <w:sz w:val="26"/>
                <w:szCs w:val="26"/>
              </w:rPr>
              <w:t>7</w:t>
            </w:r>
          </w:ins>
          <w:ins w:id="106" w:author="Weekend Nguyen" w:date="2017-09-13T21:31:00Z">
            <w:r w:rsidRPr="005103C6">
              <w:rPr>
                <w:rFonts w:ascii="Times New Roman" w:hAnsi="Times New Roman" w:cs="Times New Roman"/>
                <w:noProof/>
                <w:webHidden/>
                <w:sz w:val="26"/>
                <w:szCs w:val="26"/>
              </w:rPr>
              <w:tab/>
            </w:r>
          </w:ins>
          <w:ins w:id="107" w:author="Weekend Nguyen" w:date="2017-09-13T21:46:00Z">
            <w:r w:rsidR="00AD19E0">
              <w:rPr>
                <w:rFonts w:ascii="Times New Roman" w:hAnsi="Times New Roman" w:cs="Times New Roman"/>
                <w:noProof/>
                <w:webHidden/>
                <w:sz w:val="26"/>
                <w:szCs w:val="26"/>
              </w:rPr>
              <w:t>20</w:t>
            </w:r>
          </w:ins>
          <w:ins w:id="108"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09" w:author="Weekend Nguyen" w:date="2017-09-13T21:31:00Z"/>
              <w:rFonts w:ascii="Times New Roman" w:hAnsi="Times New Roman" w:cs="Times New Roman"/>
              <w:noProof/>
              <w:sz w:val="26"/>
              <w:szCs w:val="26"/>
            </w:rPr>
          </w:pPr>
          <w:ins w:id="110"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3.7</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11" w:author="Weekend Nguyen" w:date="2017-09-13T21:46:00Z">
            <w:r w:rsidR="00AD19E0">
              <w:rPr>
                <w:rFonts w:ascii="Times New Roman" w:hAnsi="Times New Roman" w:cs="Times New Roman"/>
                <w:noProof/>
                <w:webHidden/>
                <w:sz w:val="26"/>
                <w:szCs w:val="26"/>
              </w:rPr>
              <w:t>21</w:t>
            </w:r>
          </w:ins>
          <w:ins w:id="112"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13" w:author="Weekend Nguyen" w:date="2017-09-13T21:31:00Z"/>
              <w:rFonts w:ascii="Times New Roman" w:hAnsi="Times New Roman" w:cs="Times New Roman"/>
              <w:noProof/>
              <w:sz w:val="26"/>
              <w:szCs w:val="26"/>
            </w:rPr>
          </w:pPr>
          <w:ins w:id="114"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3.8</w:t>
            </w:r>
            <w:r w:rsidRPr="005103C6">
              <w:rPr>
                <w:rFonts w:ascii="Times New Roman" w:hAnsi="Times New Roman" w:cs="Times New Roman"/>
                <w:noProof/>
                <w:sz w:val="26"/>
                <w:szCs w:val="26"/>
              </w:rPr>
              <w:tab/>
            </w:r>
            <w:r w:rsidR="0026427F">
              <w:rPr>
                <w:rStyle w:val="Hyperlink"/>
                <w:rFonts w:ascii="Times New Roman" w:hAnsi="Times New Roman" w:cs="Times New Roman"/>
                <w:noProof/>
                <w:sz w:val="26"/>
                <w:szCs w:val="26"/>
              </w:rPr>
              <w:t>UC00</w:t>
            </w:r>
          </w:ins>
          <w:ins w:id="115" w:author="Weekend Nguyen" w:date="2017-09-13T21:37:00Z">
            <w:r w:rsidR="0026427F">
              <w:rPr>
                <w:rStyle w:val="Hyperlink"/>
                <w:rFonts w:ascii="Times New Roman" w:hAnsi="Times New Roman" w:cs="Times New Roman"/>
                <w:noProof/>
                <w:sz w:val="26"/>
                <w:szCs w:val="26"/>
              </w:rPr>
              <w:t>8</w:t>
            </w:r>
          </w:ins>
          <w:ins w:id="116" w:author="Weekend Nguyen" w:date="2017-09-13T21:31:00Z">
            <w:r w:rsidRPr="005103C6">
              <w:rPr>
                <w:rStyle w:val="Hyperlink"/>
                <w:rFonts w:ascii="Times New Roman" w:hAnsi="Times New Roman" w:cs="Times New Roman"/>
                <w:noProof/>
                <w:sz w:val="26"/>
                <w:szCs w:val="26"/>
              </w:rPr>
              <w:t>_</w:t>
            </w:r>
          </w:ins>
          <w:ins w:id="117" w:author="Weekend Nguyen" w:date="2017-09-13T21:37:00Z">
            <w:r w:rsidR="0026427F">
              <w:rPr>
                <w:rStyle w:val="Hyperlink"/>
                <w:rFonts w:ascii="Times New Roman" w:hAnsi="Times New Roman" w:cs="Times New Roman"/>
                <w:noProof/>
                <w:sz w:val="26"/>
                <w:szCs w:val="26"/>
              </w:rPr>
              <w:t>Bán thuốc không kê đơn</w:t>
            </w:r>
          </w:ins>
          <w:ins w:id="118" w:author="Weekend Nguyen" w:date="2017-09-13T21:31:00Z">
            <w:r w:rsidRPr="005103C6">
              <w:rPr>
                <w:rFonts w:ascii="Times New Roman" w:hAnsi="Times New Roman" w:cs="Times New Roman"/>
                <w:noProof/>
                <w:webHidden/>
                <w:sz w:val="26"/>
                <w:szCs w:val="26"/>
              </w:rPr>
              <w:tab/>
            </w:r>
          </w:ins>
          <w:ins w:id="119" w:author="Weekend Nguyen" w:date="2017-09-13T21:47:00Z">
            <w:r w:rsidR="00D27ACA">
              <w:rPr>
                <w:rFonts w:ascii="Times New Roman" w:hAnsi="Times New Roman" w:cs="Times New Roman"/>
                <w:noProof/>
                <w:webHidden/>
                <w:sz w:val="26"/>
                <w:szCs w:val="26"/>
              </w:rPr>
              <w:t>22</w:t>
            </w:r>
          </w:ins>
          <w:ins w:id="120"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21" w:author="Weekend Nguyen" w:date="2017-09-13T21:31:00Z"/>
              <w:rFonts w:ascii="Times New Roman" w:hAnsi="Times New Roman" w:cs="Times New Roman"/>
              <w:noProof/>
              <w:sz w:val="26"/>
              <w:szCs w:val="26"/>
            </w:rPr>
          </w:pPr>
          <w:ins w:id="122"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3.8</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w:t>
            </w:r>
          </w:ins>
          <w:ins w:id="123" w:author="Weekend Nguyen" w:date="2017-09-13T21:37:00Z">
            <w:r w:rsidR="00074E7F">
              <w:rPr>
                <w:rStyle w:val="Hyperlink"/>
                <w:rFonts w:ascii="Times New Roman" w:hAnsi="Times New Roman" w:cs="Times New Roman"/>
                <w:noProof/>
                <w:sz w:val="26"/>
                <w:szCs w:val="26"/>
              </w:rPr>
              <w:t>8</w:t>
            </w:r>
          </w:ins>
          <w:ins w:id="124" w:author="Weekend Nguyen" w:date="2017-09-13T21:31:00Z">
            <w:r w:rsidRPr="005103C6">
              <w:rPr>
                <w:rFonts w:ascii="Times New Roman" w:hAnsi="Times New Roman" w:cs="Times New Roman"/>
                <w:noProof/>
                <w:webHidden/>
                <w:sz w:val="26"/>
                <w:szCs w:val="26"/>
              </w:rPr>
              <w:tab/>
            </w:r>
          </w:ins>
          <w:ins w:id="125" w:author="Weekend Nguyen" w:date="2017-09-13T21:47:00Z">
            <w:r w:rsidR="00D27ACA">
              <w:rPr>
                <w:rFonts w:ascii="Times New Roman" w:hAnsi="Times New Roman" w:cs="Times New Roman"/>
                <w:noProof/>
                <w:webHidden/>
                <w:sz w:val="26"/>
                <w:szCs w:val="26"/>
              </w:rPr>
              <w:t>22</w:t>
            </w:r>
          </w:ins>
          <w:ins w:id="126"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27" w:author="Weekend Nguyen" w:date="2017-09-13T21:31:00Z"/>
              <w:rFonts w:ascii="Times New Roman" w:hAnsi="Times New Roman" w:cs="Times New Roman"/>
              <w:noProof/>
              <w:sz w:val="26"/>
              <w:szCs w:val="26"/>
            </w:rPr>
          </w:pPr>
          <w:ins w:id="128" w:author="Weekend Nguyen" w:date="2017-09-13T21:31:00Z">
            <w:r>
              <w:lastRenderedPageBreak/>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3.8</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29" w:author="Weekend Nguyen" w:date="2017-09-13T21:47:00Z">
            <w:r w:rsidR="00D27ACA">
              <w:rPr>
                <w:rFonts w:ascii="Times New Roman" w:hAnsi="Times New Roman" w:cs="Times New Roman"/>
                <w:noProof/>
                <w:webHidden/>
                <w:sz w:val="26"/>
                <w:szCs w:val="26"/>
              </w:rPr>
              <w:t>23</w:t>
            </w:r>
          </w:ins>
          <w:ins w:id="130"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31" w:author="Weekend Nguyen" w:date="2017-09-13T21:31:00Z"/>
              <w:rFonts w:ascii="Times New Roman" w:hAnsi="Times New Roman" w:cs="Times New Roman"/>
              <w:noProof/>
              <w:sz w:val="26"/>
              <w:szCs w:val="26"/>
            </w:rPr>
          </w:pPr>
          <w:ins w:id="132"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3.9</w:t>
            </w:r>
            <w:r w:rsidRPr="005103C6">
              <w:rPr>
                <w:rFonts w:ascii="Times New Roman" w:hAnsi="Times New Roman" w:cs="Times New Roman"/>
                <w:noProof/>
                <w:sz w:val="26"/>
                <w:szCs w:val="26"/>
              </w:rPr>
              <w:tab/>
            </w:r>
            <w:r w:rsidR="00074E7F">
              <w:rPr>
                <w:rStyle w:val="Hyperlink"/>
                <w:rFonts w:ascii="Times New Roman" w:hAnsi="Times New Roman" w:cs="Times New Roman"/>
                <w:noProof/>
                <w:sz w:val="26"/>
                <w:szCs w:val="26"/>
              </w:rPr>
              <w:t>UC009</w:t>
            </w:r>
            <w:r w:rsidRPr="005103C6">
              <w:rPr>
                <w:rStyle w:val="Hyperlink"/>
                <w:rFonts w:ascii="Times New Roman" w:hAnsi="Times New Roman" w:cs="Times New Roman"/>
                <w:noProof/>
                <w:sz w:val="26"/>
                <w:szCs w:val="26"/>
              </w:rPr>
              <w:t>_</w:t>
            </w:r>
          </w:ins>
          <w:ins w:id="133" w:author="Weekend Nguyen" w:date="2017-09-13T21:38:00Z">
            <w:r w:rsidR="00074E7F">
              <w:rPr>
                <w:rStyle w:val="Hyperlink"/>
                <w:rFonts w:ascii="Times New Roman" w:hAnsi="Times New Roman" w:cs="Times New Roman"/>
                <w:noProof/>
                <w:sz w:val="26"/>
                <w:szCs w:val="26"/>
              </w:rPr>
              <w:t>In hóa đơn</w:t>
            </w:r>
          </w:ins>
          <w:ins w:id="134" w:author="Weekend Nguyen" w:date="2017-09-13T21:31:00Z">
            <w:r w:rsidRPr="005103C6">
              <w:rPr>
                <w:rFonts w:ascii="Times New Roman" w:hAnsi="Times New Roman" w:cs="Times New Roman"/>
                <w:noProof/>
                <w:webHidden/>
                <w:sz w:val="26"/>
                <w:szCs w:val="26"/>
              </w:rPr>
              <w:tab/>
            </w:r>
          </w:ins>
          <w:ins w:id="135" w:author="Weekend Nguyen" w:date="2017-09-13T21:47:00Z">
            <w:r w:rsidR="00D27ACA">
              <w:rPr>
                <w:rFonts w:ascii="Times New Roman" w:hAnsi="Times New Roman" w:cs="Times New Roman"/>
                <w:noProof/>
                <w:webHidden/>
                <w:sz w:val="26"/>
                <w:szCs w:val="26"/>
              </w:rPr>
              <w:t>24</w:t>
            </w:r>
          </w:ins>
          <w:ins w:id="136"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37" w:author="Weekend Nguyen" w:date="2017-09-13T21:31:00Z"/>
              <w:rFonts w:ascii="Times New Roman" w:hAnsi="Times New Roman" w:cs="Times New Roman"/>
              <w:noProof/>
              <w:sz w:val="26"/>
              <w:szCs w:val="26"/>
            </w:rPr>
          </w:pPr>
          <w:ins w:id="138" w:author="Weekend Nguyen" w:date="2017-09-13T21:31: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F3A88">
              <w:rPr>
                <w:rStyle w:val="Hyperlink"/>
                <w:rFonts w:ascii="Times New Roman" w:hAnsi="Times New Roman" w:cs="Times New Roman"/>
                <w:noProof/>
                <w:sz w:val="26"/>
                <w:szCs w:val="26"/>
              </w:rPr>
              <w:t xml:space="preserve"> use case UC009</w:t>
            </w:r>
            <w:r w:rsidRPr="005103C6">
              <w:rPr>
                <w:rFonts w:ascii="Times New Roman" w:hAnsi="Times New Roman" w:cs="Times New Roman"/>
                <w:noProof/>
                <w:webHidden/>
                <w:sz w:val="26"/>
                <w:szCs w:val="26"/>
              </w:rPr>
              <w:tab/>
            </w:r>
          </w:ins>
          <w:ins w:id="139" w:author="Weekend Nguyen" w:date="2017-09-13T21:47:00Z">
            <w:r w:rsidR="00D27ACA">
              <w:rPr>
                <w:rFonts w:ascii="Times New Roman" w:hAnsi="Times New Roman" w:cs="Times New Roman"/>
                <w:noProof/>
                <w:webHidden/>
                <w:sz w:val="26"/>
                <w:szCs w:val="26"/>
              </w:rPr>
              <w:t>24</w:t>
            </w:r>
          </w:ins>
          <w:ins w:id="140"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41" w:author="Weekend Nguyen" w:date="2017-09-13T21:31:00Z"/>
              <w:rFonts w:ascii="Times New Roman" w:hAnsi="Times New Roman" w:cs="Times New Roman"/>
              <w:noProof/>
              <w:sz w:val="26"/>
              <w:szCs w:val="26"/>
            </w:rPr>
          </w:pPr>
          <w:ins w:id="142" w:author="Weekend Nguyen" w:date="2017-09-13T21:31: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43" w:author="Weekend Nguyen" w:date="2017-09-13T21:47:00Z">
            <w:r w:rsidR="00D27ACA">
              <w:rPr>
                <w:rFonts w:ascii="Times New Roman" w:hAnsi="Times New Roman" w:cs="Times New Roman"/>
                <w:noProof/>
                <w:webHidden/>
                <w:sz w:val="26"/>
                <w:szCs w:val="26"/>
              </w:rPr>
              <w:t>2</w:t>
            </w:r>
          </w:ins>
          <w:ins w:id="144" w:author="Weekend Nguyen" w:date="2017-09-13T21:31:00Z">
            <w:r w:rsidRPr="005103C6">
              <w:rPr>
                <w:rFonts w:ascii="Times New Roman" w:hAnsi="Times New Roman" w:cs="Times New Roman"/>
                <w:noProof/>
                <w:webHidden/>
                <w:sz w:val="26"/>
                <w:szCs w:val="26"/>
              </w:rPr>
              <w:fldChar w:fldCharType="begin"/>
            </w:r>
            <w:r w:rsidRPr="005103C6">
              <w:rPr>
                <w:rFonts w:ascii="Times New Roman" w:hAnsi="Times New Roman" w:cs="Times New Roman"/>
                <w:noProof/>
                <w:webHidden/>
                <w:sz w:val="26"/>
                <w:szCs w:val="26"/>
              </w:rPr>
              <w:instrText xml:space="preserve"> PAGEREF _Toc457113524 \h </w:instrText>
            </w:r>
            <w:r w:rsidRPr="005103C6">
              <w:rPr>
                <w:rFonts w:ascii="Times New Roman" w:hAnsi="Times New Roman" w:cs="Times New Roman"/>
                <w:noProof/>
                <w:webHidden/>
                <w:sz w:val="26"/>
                <w:szCs w:val="26"/>
              </w:rPr>
            </w:r>
            <w:r w:rsidRPr="005103C6">
              <w:rPr>
                <w:rFonts w:ascii="Times New Roman" w:hAnsi="Times New Roman" w:cs="Times New Roman"/>
                <w:noProof/>
                <w:webHidden/>
                <w:sz w:val="26"/>
                <w:szCs w:val="26"/>
              </w:rPr>
              <w:fldChar w:fldCharType="separate"/>
            </w:r>
            <w:r w:rsidRPr="005103C6">
              <w:rPr>
                <w:rFonts w:ascii="Times New Roman" w:hAnsi="Times New Roman" w:cs="Times New Roman"/>
                <w:noProof/>
                <w:webHidden/>
                <w:sz w:val="26"/>
                <w:szCs w:val="26"/>
              </w:rPr>
              <w:t>5</w:t>
            </w:r>
            <w:r w:rsidRPr="005103C6">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45" w:author="Weekend Nguyen" w:date="2017-09-13T21:32:00Z"/>
              <w:rFonts w:ascii="Times New Roman" w:hAnsi="Times New Roman" w:cs="Times New Roman"/>
              <w:noProof/>
              <w:sz w:val="26"/>
              <w:szCs w:val="26"/>
            </w:rPr>
          </w:pPr>
          <w:ins w:id="146"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3.10</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UC010_</w:t>
            </w:r>
          </w:ins>
          <w:ins w:id="147" w:author="Weekend Nguyen" w:date="2017-09-13T21:39:00Z">
            <w:r w:rsidR="00A2771C">
              <w:rPr>
                <w:rStyle w:val="Hyperlink"/>
                <w:rFonts w:ascii="Times New Roman" w:hAnsi="Times New Roman" w:cs="Times New Roman"/>
                <w:noProof/>
                <w:sz w:val="26"/>
                <w:szCs w:val="26"/>
              </w:rPr>
              <w:t>Thống kê doanh thu</w:t>
            </w:r>
          </w:ins>
          <w:ins w:id="148" w:author="Weekend Nguyen" w:date="2017-09-13T21:32:00Z">
            <w:r w:rsidRPr="005103C6">
              <w:rPr>
                <w:rFonts w:ascii="Times New Roman" w:hAnsi="Times New Roman" w:cs="Times New Roman"/>
                <w:noProof/>
                <w:webHidden/>
                <w:sz w:val="26"/>
                <w:szCs w:val="26"/>
              </w:rPr>
              <w:tab/>
            </w:r>
          </w:ins>
          <w:ins w:id="149" w:author="Weekend Nguyen" w:date="2017-09-13T21:47:00Z">
            <w:r w:rsidR="00D27ACA">
              <w:rPr>
                <w:rFonts w:ascii="Times New Roman" w:hAnsi="Times New Roman" w:cs="Times New Roman"/>
                <w:noProof/>
                <w:webHidden/>
                <w:sz w:val="26"/>
                <w:szCs w:val="26"/>
              </w:rPr>
              <w:t>26</w:t>
            </w:r>
          </w:ins>
          <w:ins w:id="15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51" w:author="Weekend Nguyen" w:date="2017-09-13T21:32:00Z"/>
              <w:rFonts w:ascii="Times New Roman" w:hAnsi="Times New Roman" w:cs="Times New Roman"/>
              <w:noProof/>
              <w:sz w:val="26"/>
              <w:szCs w:val="26"/>
            </w:rPr>
          </w:pPr>
          <w:ins w:id="15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UC010</w:t>
            </w:r>
            <w:r w:rsidRPr="005103C6">
              <w:rPr>
                <w:rFonts w:ascii="Times New Roman" w:hAnsi="Times New Roman" w:cs="Times New Roman"/>
                <w:noProof/>
                <w:webHidden/>
                <w:sz w:val="26"/>
                <w:szCs w:val="26"/>
              </w:rPr>
              <w:tab/>
            </w:r>
          </w:ins>
          <w:ins w:id="153" w:author="Weekend Nguyen" w:date="2017-09-13T21:47:00Z">
            <w:r w:rsidR="00D27ACA">
              <w:rPr>
                <w:rFonts w:ascii="Times New Roman" w:hAnsi="Times New Roman" w:cs="Times New Roman"/>
                <w:noProof/>
                <w:webHidden/>
                <w:sz w:val="26"/>
                <w:szCs w:val="26"/>
              </w:rPr>
              <w:t>26</w:t>
            </w:r>
          </w:ins>
          <w:ins w:id="15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55" w:author="Weekend Nguyen" w:date="2017-09-13T21:32:00Z"/>
              <w:rFonts w:ascii="Times New Roman" w:hAnsi="Times New Roman" w:cs="Times New Roman"/>
              <w:noProof/>
              <w:sz w:val="26"/>
              <w:szCs w:val="26"/>
            </w:rPr>
          </w:pPr>
          <w:ins w:id="15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57" w:author="Weekend Nguyen" w:date="2017-09-13T21:47:00Z">
            <w:r w:rsidR="00D27ACA">
              <w:rPr>
                <w:rFonts w:ascii="Times New Roman" w:hAnsi="Times New Roman" w:cs="Times New Roman"/>
                <w:noProof/>
                <w:webHidden/>
                <w:sz w:val="26"/>
                <w:szCs w:val="26"/>
              </w:rPr>
              <w:t>27</w:t>
            </w:r>
          </w:ins>
          <w:ins w:id="15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59" w:author="Weekend Nguyen" w:date="2017-09-13T21:32:00Z"/>
              <w:rFonts w:ascii="Times New Roman" w:hAnsi="Times New Roman" w:cs="Times New Roman"/>
              <w:noProof/>
              <w:sz w:val="26"/>
              <w:szCs w:val="26"/>
            </w:rPr>
          </w:pPr>
          <w:ins w:id="160"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3.11</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UC011</w:t>
            </w:r>
            <w:r w:rsidRPr="005103C6">
              <w:rPr>
                <w:rStyle w:val="Hyperlink"/>
                <w:rFonts w:ascii="Times New Roman" w:hAnsi="Times New Roman" w:cs="Times New Roman"/>
                <w:noProof/>
                <w:sz w:val="26"/>
                <w:szCs w:val="26"/>
              </w:rPr>
              <w:t>_</w:t>
            </w:r>
          </w:ins>
          <w:ins w:id="161" w:author="Weekend Nguyen" w:date="2017-09-13T21:39:00Z">
            <w:r w:rsidR="00A2771C">
              <w:rPr>
                <w:rStyle w:val="Hyperlink"/>
                <w:rFonts w:ascii="Times New Roman" w:hAnsi="Times New Roman" w:cs="Times New Roman"/>
                <w:noProof/>
                <w:sz w:val="26"/>
                <w:szCs w:val="26"/>
              </w:rPr>
              <w:t>Thống kê thông tin khách hàng</w:t>
            </w:r>
          </w:ins>
          <w:ins w:id="162" w:author="Weekend Nguyen" w:date="2017-09-13T21:32:00Z">
            <w:r w:rsidRPr="005103C6">
              <w:rPr>
                <w:rFonts w:ascii="Times New Roman" w:hAnsi="Times New Roman" w:cs="Times New Roman"/>
                <w:noProof/>
                <w:webHidden/>
                <w:sz w:val="26"/>
                <w:szCs w:val="26"/>
              </w:rPr>
              <w:tab/>
            </w:r>
          </w:ins>
          <w:ins w:id="163" w:author="Weekend Nguyen" w:date="2017-09-13T21:48:00Z">
            <w:r w:rsidR="00856D79">
              <w:rPr>
                <w:rFonts w:ascii="Times New Roman" w:hAnsi="Times New Roman" w:cs="Times New Roman"/>
                <w:noProof/>
                <w:webHidden/>
                <w:sz w:val="26"/>
                <w:szCs w:val="26"/>
              </w:rPr>
              <w:t>28</w:t>
            </w:r>
          </w:ins>
          <w:ins w:id="16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65" w:author="Weekend Nguyen" w:date="2017-09-13T21:32:00Z"/>
              <w:rFonts w:ascii="Times New Roman" w:hAnsi="Times New Roman" w:cs="Times New Roman"/>
              <w:noProof/>
              <w:sz w:val="26"/>
              <w:szCs w:val="26"/>
            </w:rPr>
          </w:pPr>
          <w:ins w:id="166"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UC011</w:t>
            </w:r>
            <w:r w:rsidRPr="005103C6">
              <w:rPr>
                <w:rFonts w:ascii="Times New Roman" w:hAnsi="Times New Roman" w:cs="Times New Roman"/>
                <w:noProof/>
                <w:webHidden/>
                <w:sz w:val="26"/>
                <w:szCs w:val="26"/>
              </w:rPr>
              <w:tab/>
            </w:r>
          </w:ins>
          <w:ins w:id="167" w:author="Weekend Nguyen" w:date="2017-09-13T21:48:00Z">
            <w:r w:rsidR="00856D79">
              <w:rPr>
                <w:rFonts w:ascii="Times New Roman" w:hAnsi="Times New Roman" w:cs="Times New Roman"/>
                <w:noProof/>
                <w:webHidden/>
                <w:sz w:val="26"/>
                <w:szCs w:val="26"/>
              </w:rPr>
              <w:t>28</w:t>
            </w:r>
          </w:ins>
          <w:ins w:id="16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69" w:author="Weekend Nguyen" w:date="2017-09-13T21:32:00Z"/>
              <w:rFonts w:ascii="Times New Roman" w:hAnsi="Times New Roman" w:cs="Times New Roman"/>
              <w:noProof/>
              <w:sz w:val="26"/>
              <w:szCs w:val="26"/>
            </w:rPr>
          </w:pPr>
          <w:ins w:id="170"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71" w:author="Weekend Nguyen" w:date="2017-09-13T21:48:00Z">
            <w:r w:rsidR="00856D79">
              <w:rPr>
                <w:rFonts w:ascii="Times New Roman" w:hAnsi="Times New Roman" w:cs="Times New Roman"/>
                <w:noProof/>
                <w:webHidden/>
                <w:sz w:val="26"/>
                <w:szCs w:val="26"/>
              </w:rPr>
              <w:t>29</w:t>
            </w:r>
          </w:ins>
          <w:ins w:id="172"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73" w:author="Weekend Nguyen" w:date="2017-09-13T21:32:00Z"/>
              <w:rFonts w:ascii="Times New Roman" w:hAnsi="Times New Roman" w:cs="Times New Roman"/>
              <w:noProof/>
              <w:sz w:val="26"/>
              <w:szCs w:val="26"/>
            </w:rPr>
          </w:pPr>
          <w:ins w:id="174"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175" w:author="Weekend Nguyen" w:date="2017-09-13T21:35:00Z">
            <w:r w:rsidR="00A9504C">
              <w:rPr>
                <w:rStyle w:val="Hyperlink"/>
                <w:rFonts w:ascii="Times New Roman" w:hAnsi="Times New Roman" w:cs="Times New Roman"/>
                <w:noProof/>
                <w:sz w:val="26"/>
                <w:szCs w:val="26"/>
              </w:rPr>
              <w:t>1</w:t>
            </w:r>
          </w:ins>
          <w:ins w:id="176" w:author="Weekend Nguyen" w:date="2017-09-13T21:32:00Z">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UC012</w:t>
            </w:r>
            <w:r w:rsidRPr="005103C6">
              <w:rPr>
                <w:rStyle w:val="Hyperlink"/>
                <w:rFonts w:ascii="Times New Roman" w:hAnsi="Times New Roman" w:cs="Times New Roman"/>
                <w:noProof/>
                <w:sz w:val="26"/>
                <w:szCs w:val="26"/>
              </w:rPr>
              <w:t>_</w:t>
            </w:r>
          </w:ins>
          <w:ins w:id="177" w:author="Weekend Nguyen" w:date="2017-09-13T21:40:00Z">
            <w:r w:rsidR="00A2771C">
              <w:rPr>
                <w:rStyle w:val="Hyperlink"/>
                <w:rFonts w:ascii="Times New Roman" w:hAnsi="Times New Roman" w:cs="Times New Roman"/>
                <w:noProof/>
                <w:sz w:val="26"/>
                <w:szCs w:val="26"/>
              </w:rPr>
              <w:t>Thống kê số lượng và thông tin thuốc mới nhập</w:t>
            </w:r>
          </w:ins>
          <w:ins w:id="178" w:author="Weekend Nguyen" w:date="2017-09-13T21:32:00Z">
            <w:r w:rsidRPr="005103C6">
              <w:rPr>
                <w:rFonts w:ascii="Times New Roman" w:hAnsi="Times New Roman" w:cs="Times New Roman"/>
                <w:noProof/>
                <w:webHidden/>
                <w:sz w:val="26"/>
                <w:szCs w:val="26"/>
              </w:rPr>
              <w:tab/>
            </w:r>
          </w:ins>
          <w:ins w:id="179" w:author="Weekend Nguyen" w:date="2017-09-13T21:48:00Z">
            <w:r w:rsidR="00856D79">
              <w:rPr>
                <w:rFonts w:ascii="Times New Roman" w:hAnsi="Times New Roman" w:cs="Times New Roman"/>
                <w:noProof/>
                <w:webHidden/>
                <w:sz w:val="26"/>
                <w:szCs w:val="26"/>
              </w:rPr>
              <w:t>30</w:t>
            </w:r>
          </w:ins>
          <w:ins w:id="18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81" w:author="Weekend Nguyen" w:date="2017-09-13T21:32:00Z"/>
              <w:rFonts w:ascii="Times New Roman" w:hAnsi="Times New Roman" w:cs="Times New Roman"/>
              <w:noProof/>
              <w:sz w:val="26"/>
              <w:szCs w:val="26"/>
            </w:rPr>
          </w:pPr>
          <w:ins w:id="18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UC012</w:t>
            </w:r>
            <w:r w:rsidRPr="005103C6">
              <w:rPr>
                <w:rFonts w:ascii="Times New Roman" w:hAnsi="Times New Roman" w:cs="Times New Roman"/>
                <w:noProof/>
                <w:webHidden/>
                <w:sz w:val="26"/>
                <w:szCs w:val="26"/>
              </w:rPr>
              <w:tab/>
            </w:r>
          </w:ins>
          <w:ins w:id="183" w:author="Weekend Nguyen" w:date="2017-09-13T21:48:00Z">
            <w:r w:rsidR="00856D79">
              <w:rPr>
                <w:rFonts w:ascii="Times New Roman" w:hAnsi="Times New Roman" w:cs="Times New Roman"/>
                <w:noProof/>
                <w:webHidden/>
                <w:sz w:val="26"/>
                <w:szCs w:val="26"/>
              </w:rPr>
              <w:t>30</w:t>
            </w:r>
          </w:ins>
          <w:ins w:id="18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85" w:author="Weekend Nguyen" w:date="2017-09-13T21:32:00Z"/>
              <w:rFonts w:ascii="Times New Roman" w:hAnsi="Times New Roman" w:cs="Times New Roman"/>
              <w:noProof/>
              <w:sz w:val="26"/>
              <w:szCs w:val="26"/>
            </w:rPr>
          </w:pPr>
          <w:ins w:id="18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87" w:author="Weekend Nguyen" w:date="2017-09-13T21:48:00Z">
            <w:r w:rsidR="00856D79">
              <w:rPr>
                <w:rFonts w:ascii="Times New Roman" w:hAnsi="Times New Roman" w:cs="Times New Roman"/>
                <w:noProof/>
                <w:webHidden/>
                <w:sz w:val="26"/>
                <w:szCs w:val="26"/>
              </w:rPr>
              <w:t>3</w:t>
            </w:r>
            <w:r w:rsidR="00656D11">
              <w:rPr>
                <w:rFonts w:ascii="Times New Roman" w:hAnsi="Times New Roman" w:cs="Times New Roman"/>
                <w:noProof/>
                <w:webHidden/>
                <w:sz w:val="26"/>
                <w:szCs w:val="26"/>
              </w:rPr>
              <w:t>0</w:t>
            </w:r>
          </w:ins>
          <w:ins w:id="18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89" w:author="Weekend Nguyen" w:date="2017-09-13T21:32:00Z"/>
              <w:rFonts w:ascii="Times New Roman" w:hAnsi="Times New Roman" w:cs="Times New Roman"/>
              <w:noProof/>
              <w:sz w:val="26"/>
              <w:szCs w:val="26"/>
            </w:rPr>
          </w:pPr>
          <w:ins w:id="190"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191" w:author="Weekend Nguyen" w:date="2017-09-13T21:35:00Z">
            <w:r w:rsidR="00A9504C">
              <w:rPr>
                <w:rStyle w:val="Hyperlink"/>
                <w:rFonts w:ascii="Times New Roman" w:hAnsi="Times New Roman" w:cs="Times New Roman"/>
                <w:noProof/>
                <w:sz w:val="26"/>
                <w:szCs w:val="26"/>
              </w:rPr>
              <w:t>13</w:t>
            </w:r>
          </w:ins>
          <w:ins w:id="192" w:author="Weekend Nguyen" w:date="2017-09-13T21:32:00Z">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UC013</w:t>
            </w:r>
            <w:r w:rsidRPr="005103C6">
              <w:rPr>
                <w:rStyle w:val="Hyperlink"/>
                <w:rFonts w:ascii="Times New Roman" w:hAnsi="Times New Roman" w:cs="Times New Roman"/>
                <w:noProof/>
                <w:sz w:val="26"/>
                <w:szCs w:val="26"/>
              </w:rPr>
              <w:t>_</w:t>
            </w:r>
          </w:ins>
          <w:ins w:id="193" w:author="Weekend Nguyen" w:date="2017-09-13T21:40:00Z">
            <w:r w:rsidR="00A2771C" w:rsidRPr="00A2771C">
              <w:t xml:space="preserve"> </w:t>
            </w:r>
            <w:r w:rsidR="00A2771C" w:rsidRPr="00A2771C">
              <w:rPr>
                <w:rStyle w:val="Hyperlink"/>
                <w:rFonts w:ascii="Times New Roman" w:hAnsi="Times New Roman" w:cs="Times New Roman"/>
                <w:noProof/>
                <w:sz w:val="26"/>
                <w:szCs w:val="26"/>
              </w:rPr>
              <w:t>Thống kê số lượng và thông tin thuốc</w:t>
            </w:r>
            <w:r w:rsidR="00A2771C">
              <w:rPr>
                <w:rStyle w:val="Hyperlink"/>
                <w:rFonts w:ascii="Times New Roman" w:hAnsi="Times New Roman" w:cs="Times New Roman"/>
                <w:noProof/>
                <w:sz w:val="26"/>
                <w:szCs w:val="26"/>
              </w:rPr>
              <w:t xml:space="preserve"> hết hạn</w:t>
            </w:r>
          </w:ins>
          <w:ins w:id="194" w:author="Weekend Nguyen" w:date="2017-09-13T21:32:00Z">
            <w:r w:rsidRPr="005103C6">
              <w:rPr>
                <w:rFonts w:ascii="Times New Roman" w:hAnsi="Times New Roman" w:cs="Times New Roman"/>
                <w:noProof/>
                <w:webHidden/>
                <w:sz w:val="26"/>
                <w:szCs w:val="26"/>
              </w:rPr>
              <w:tab/>
            </w:r>
          </w:ins>
          <w:ins w:id="195" w:author="Weekend Nguyen" w:date="2017-09-13T21:48:00Z">
            <w:r w:rsidR="00656D11">
              <w:rPr>
                <w:rFonts w:ascii="Times New Roman" w:hAnsi="Times New Roman" w:cs="Times New Roman"/>
                <w:noProof/>
                <w:webHidden/>
                <w:sz w:val="26"/>
                <w:szCs w:val="26"/>
              </w:rPr>
              <w:t>31</w:t>
            </w:r>
          </w:ins>
          <w:ins w:id="196"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97" w:author="Weekend Nguyen" w:date="2017-09-13T21:32:00Z"/>
              <w:rFonts w:ascii="Times New Roman" w:hAnsi="Times New Roman" w:cs="Times New Roman"/>
              <w:noProof/>
              <w:sz w:val="26"/>
              <w:szCs w:val="26"/>
            </w:rPr>
          </w:pPr>
          <w:ins w:id="198"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103E63">
              <w:rPr>
                <w:rStyle w:val="Hyperlink"/>
                <w:rFonts w:ascii="Times New Roman" w:hAnsi="Times New Roman" w:cs="Times New Roman"/>
                <w:noProof/>
                <w:sz w:val="26"/>
                <w:szCs w:val="26"/>
              </w:rPr>
              <w:t xml:space="preserve"> use case UC013</w:t>
            </w:r>
            <w:r w:rsidRPr="005103C6">
              <w:rPr>
                <w:rFonts w:ascii="Times New Roman" w:hAnsi="Times New Roman" w:cs="Times New Roman"/>
                <w:noProof/>
                <w:webHidden/>
                <w:sz w:val="26"/>
                <w:szCs w:val="26"/>
              </w:rPr>
              <w:tab/>
            </w:r>
          </w:ins>
          <w:ins w:id="199" w:author="Weekend Nguyen" w:date="2017-09-13T21:48:00Z">
            <w:r w:rsidR="00656D11">
              <w:rPr>
                <w:rFonts w:ascii="Times New Roman" w:hAnsi="Times New Roman" w:cs="Times New Roman"/>
                <w:noProof/>
                <w:webHidden/>
                <w:sz w:val="26"/>
                <w:szCs w:val="26"/>
              </w:rPr>
              <w:t>31</w:t>
            </w:r>
          </w:ins>
          <w:ins w:id="20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01" w:author="Weekend Nguyen" w:date="2017-09-13T21:32:00Z"/>
              <w:rFonts w:ascii="Times New Roman" w:hAnsi="Times New Roman" w:cs="Times New Roman"/>
              <w:noProof/>
              <w:sz w:val="26"/>
              <w:szCs w:val="26"/>
            </w:rPr>
          </w:pPr>
          <w:ins w:id="202"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03" w:author="Weekend Nguyen" w:date="2017-09-13T21:48:00Z">
            <w:r w:rsidR="00656D11">
              <w:rPr>
                <w:rFonts w:ascii="Times New Roman" w:hAnsi="Times New Roman" w:cs="Times New Roman"/>
                <w:noProof/>
                <w:webHidden/>
                <w:sz w:val="26"/>
                <w:szCs w:val="26"/>
              </w:rPr>
              <w:t>31</w:t>
            </w:r>
          </w:ins>
          <w:ins w:id="20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05" w:author="Weekend Nguyen" w:date="2017-09-13T21:32:00Z"/>
              <w:rFonts w:ascii="Times New Roman" w:hAnsi="Times New Roman" w:cs="Times New Roman"/>
              <w:noProof/>
              <w:sz w:val="26"/>
              <w:szCs w:val="26"/>
            </w:rPr>
          </w:pPr>
          <w:ins w:id="206"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3.14</w:t>
            </w:r>
            <w:r w:rsidRPr="005103C6">
              <w:rPr>
                <w:rFonts w:ascii="Times New Roman" w:hAnsi="Times New Roman" w:cs="Times New Roman"/>
                <w:noProof/>
                <w:sz w:val="26"/>
                <w:szCs w:val="26"/>
              </w:rPr>
              <w:tab/>
            </w:r>
            <w:r w:rsidR="00707255">
              <w:rPr>
                <w:rStyle w:val="Hyperlink"/>
                <w:rFonts w:ascii="Times New Roman" w:hAnsi="Times New Roman" w:cs="Times New Roman"/>
                <w:noProof/>
                <w:sz w:val="26"/>
                <w:szCs w:val="26"/>
              </w:rPr>
              <w:t>UC014</w:t>
            </w:r>
            <w:r w:rsidRPr="005103C6">
              <w:rPr>
                <w:rStyle w:val="Hyperlink"/>
                <w:rFonts w:ascii="Times New Roman" w:hAnsi="Times New Roman" w:cs="Times New Roman"/>
                <w:noProof/>
                <w:sz w:val="26"/>
                <w:szCs w:val="26"/>
              </w:rPr>
              <w:t>_</w:t>
            </w:r>
          </w:ins>
          <w:ins w:id="207" w:author="Weekend Nguyen" w:date="2017-09-13T21:41:00Z">
            <w:r w:rsidR="0060717A">
              <w:rPr>
                <w:rStyle w:val="Hyperlink"/>
                <w:rFonts w:ascii="Times New Roman" w:hAnsi="Times New Roman" w:cs="Times New Roman"/>
                <w:noProof/>
                <w:sz w:val="26"/>
                <w:szCs w:val="26"/>
              </w:rPr>
              <w:t>Quản lý tài khoản nhân viên</w:t>
            </w:r>
          </w:ins>
          <w:ins w:id="208" w:author="Weekend Nguyen" w:date="2017-09-13T21:32:00Z">
            <w:r w:rsidRPr="005103C6">
              <w:rPr>
                <w:rFonts w:ascii="Times New Roman" w:hAnsi="Times New Roman" w:cs="Times New Roman"/>
                <w:noProof/>
                <w:webHidden/>
                <w:sz w:val="26"/>
                <w:szCs w:val="26"/>
              </w:rPr>
              <w:tab/>
            </w:r>
          </w:ins>
          <w:ins w:id="209" w:author="Weekend Nguyen" w:date="2017-09-13T21:49:00Z">
            <w:r w:rsidR="00745CFC">
              <w:rPr>
                <w:rFonts w:ascii="Times New Roman" w:hAnsi="Times New Roman" w:cs="Times New Roman"/>
                <w:noProof/>
                <w:webHidden/>
                <w:sz w:val="26"/>
                <w:szCs w:val="26"/>
              </w:rPr>
              <w:t>32</w:t>
            </w:r>
          </w:ins>
          <w:ins w:id="21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11" w:author="Weekend Nguyen" w:date="2017-09-13T21:32:00Z"/>
              <w:rFonts w:ascii="Times New Roman" w:hAnsi="Times New Roman" w:cs="Times New Roman"/>
              <w:noProof/>
              <w:sz w:val="26"/>
              <w:szCs w:val="26"/>
            </w:rPr>
          </w:pPr>
          <w:ins w:id="21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60717A">
              <w:rPr>
                <w:rStyle w:val="Hyperlink"/>
                <w:rFonts w:ascii="Times New Roman" w:hAnsi="Times New Roman" w:cs="Times New Roman"/>
                <w:noProof/>
                <w:sz w:val="26"/>
                <w:szCs w:val="26"/>
              </w:rPr>
              <w:t xml:space="preserve"> use case UC014</w:t>
            </w:r>
            <w:r w:rsidRPr="005103C6">
              <w:rPr>
                <w:rFonts w:ascii="Times New Roman" w:hAnsi="Times New Roman" w:cs="Times New Roman"/>
                <w:noProof/>
                <w:webHidden/>
                <w:sz w:val="26"/>
                <w:szCs w:val="26"/>
              </w:rPr>
              <w:tab/>
            </w:r>
          </w:ins>
          <w:ins w:id="213" w:author="Weekend Nguyen" w:date="2017-09-13T21:49:00Z">
            <w:r w:rsidR="00745CFC">
              <w:rPr>
                <w:rFonts w:ascii="Times New Roman" w:hAnsi="Times New Roman" w:cs="Times New Roman"/>
                <w:noProof/>
                <w:webHidden/>
                <w:sz w:val="26"/>
                <w:szCs w:val="26"/>
              </w:rPr>
              <w:t>32</w:t>
            </w:r>
          </w:ins>
          <w:ins w:id="21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15" w:author="Weekend Nguyen" w:date="2017-09-13T21:32:00Z"/>
              <w:rFonts w:ascii="Times New Roman" w:hAnsi="Times New Roman" w:cs="Times New Roman"/>
              <w:noProof/>
              <w:sz w:val="26"/>
              <w:szCs w:val="26"/>
            </w:rPr>
          </w:pPr>
          <w:ins w:id="21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17" w:author="Weekend Nguyen" w:date="2017-09-13T21:49:00Z">
            <w:r w:rsidR="00745CFC">
              <w:rPr>
                <w:rFonts w:ascii="Times New Roman" w:hAnsi="Times New Roman" w:cs="Times New Roman"/>
                <w:noProof/>
                <w:webHidden/>
                <w:sz w:val="26"/>
                <w:szCs w:val="26"/>
              </w:rPr>
              <w:t>33</w:t>
            </w:r>
          </w:ins>
          <w:ins w:id="21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19" w:author="Weekend Nguyen" w:date="2017-09-13T21:32:00Z"/>
              <w:rFonts w:ascii="Times New Roman" w:hAnsi="Times New Roman" w:cs="Times New Roman"/>
              <w:noProof/>
              <w:sz w:val="26"/>
              <w:szCs w:val="26"/>
            </w:rPr>
          </w:pPr>
          <w:ins w:id="220"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21" w:author="Weekend Nguyen" w:date="2017-09-13T21:35:00Z">
            <w:r w:rsidR="00A9504C">
              <w:rPr>
                <w:rStyle w:val="Hyperlink"/>
                <w:rFonts w:ascii="Times New Roman" w:hAnsi="Times New Roman" w:cs="Times New Roman"/>
                <w:noProof/>
                <w:sz w:val="26"/>
                <w:szCs w:val="26"/>
              </w:rPr>
              <w:t>15</w:t>
            </w:r>
          </w:ins>
          <w:ins w:id="222" w:author="Weekend Nguyen" w:date="2017-09-13T21:32:00Z">
            <w:r w:rsidRPr="005103C6">
              <w:rPr>
                <w:rFonts w:ascii="Times New Roman" w:hAnsi="Times New Roman" w:cs="Times New Roman"/>
                <w:noProof/>
                <w:sz w:val="26"/>
                <w:szCs w:val="26"/>
              </w:rPr>
              <w:tab/>
            </w:r>
            <w:r w:rsidR="00535132">
              <w:rPr>
                <w:rStyle w:val="Hyperlink"/>
                <w:rFonts w:ascii="Times New Roman" w:hAnsi="Times New Roman" w:cs="Times New Roman"/>
                <w:noProof/>
                <w:sz w:val="26"/>
                <w:szCs w:val="26"/>
              </w:rPr>
              <w:t>UC015</w:t>
            </w:r>
            <w:r w:rsidRPr="005103C6">
              <w:rPr>
                <w:rStyle w:val="Hyperlink"/>
                <w:rFonts w:ascii="Times New Roman" w:hAnsi="Times New Roman" w:cs="Times New Roman"/>
                <w:noProof/>
                <w:sz w:val="26"/>
                <w:szCs w:val="26"/>
              </w:rPr>
              <w:t>_</w:t>
            </w:r>
          </w:ins>
          <w:ins w:id="223" w:author="Weekend Nguyen" w:date="2017-09-13T21:41:00Z">
            <w:r w:rsidR="00535132">
              <w:rPr>
                <w:rStyle w:val="Hyperlink"/>
                <w:rFonts w:ascii="Times New Roman" w:hAnsi="Times New Roman" w:cs="Times New Roman"/>
                <w:noProof/>
                <w:sz w:val="26"/>
                <w:szCs w:val="26"/>
              </w:rPr>
              <w:t xml:space="preserve">Thêm </w:t>
            </w:r>
          </w:ins>
          <w:ins w:id="224" w:author="Weekend Nguyen" w:date="2017-09-13T21:42:00Z">
            <w:r w:rsidR="0028391C">
              <w:rPr>
                <w:rStyle w:val="Hyperlink"/>
                <w:rFonts w:ascii="Times New Roman" w:hAnsi="Times New Roman" w:cs="Times New Roman"/>
                <w:noProof/>
                <w:sz w:val="26"/>
                <w:szCs w:val="26"/>
              </w:rPr>
              <w:t>tài khoản</w:t>
            </w:r>
          </w:ins>
          <w:ins w:id="225" w:author="Weekend Nguyen" w:date="2017-09-13T21:32:00Z">
            <w:r w:rsidRPr="005103C6">
              <w:rPr>
                <w:rFonts w:ascii="Times New Roman" w:hAnsi="Times New Roman" w:cs="Times New Roman"/>
                <w:noProof/>
                <w:webHidden/>
                <w:sz w:val="26"/>
                <w:szCs w:val="26"/>
              </w:rPr>
              <w:tab/>
            </w:r>
          </w:ins>
          <w:ins w:id="226" w:author="Weekend Nguyen" w:date="2017-09-13T21:49:00Z">
            <w:r w:rsidR="00745CFC">
              <w:rPr>
                <w:rFonts w:ascii="Times New Roman" w:hAnsi="Times New Roman" w:cs="Times New Roman"/>
                <w:noProof/>
                <w:webHidden/>
                <w:sz w:val="26"/>
                <w:szCs w:val="26"/>
              </w:rPr>
              <w:t>35</w:t>
            </w:r>
          </w:ins>
          <w:ins w:id="227"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28" w:author="Weekend Nguyen" w:date="2017-09-13T21:32:00Z"/>
              <w:rFonts w:ascii="Times New Roman" w:hAnsi="Times New Roman" w:cs="Times New Roman"/>
              <w:noProof/>
              <w:sz w:val="26"/>
              <w:szCs w:val="26"/>
            </w:rPr>
          </w:pPr>
          <w:ins w:id="229"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535132">
              <w:rPr>
                <w:rStyle w:val="Hyperlink"/>
                <w:rFonts w:ascii="Times New Roman" w:hAnsi="Times New Roman" w:cs="Times New Roman"/>
                <w:noProof/>
                <w:sz w:val="26"/>
                <w:szCs w:val="26"/>
              </w:rPr>
              <w:t xml:space="preserve"> use case UC015</w:t>
            </w:r>
            <w:r w:rsidRPr="005103C6">
              <w:rPr>
                <w:rFonts w:ascii="Times New Roman" w:hAnsi="Times New Roman" w:cs="Times New Roman"/>
                <w:noProof/>
                <w:webHidden/>
                <w:sz w:val="26"/>
                <w:szCs w:val="26"/>
              </w:rPr>
              <w:tab/>
            </w:r>
          </w:ins>
          <w:ins w:id="230" w:author="Weekend Nguyen" w:date="2017-09-13T21:49:00Z">
            <w:r w:rsidR="00745CFC">
              <w:rPr>
                <w:rFonts w:ascii="Times New Roman" w:hAnsi="Times New Roman" w:cs="Times New Roman"/>
                <w:noProof/>
                <w:webHidden/>
                <w:sz w:val="26"/>
                <w:szCs w:val="26"/>
              </w:rPr>
              <w:t>35</w:t>
            </w:r>
          </w:ins>
          <w:ins w:id="231"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32" w:author="Weekend Nguyen" w:date="2017-09-13T21:32:00Z"/>
              <w:rFonts w:ascii="Times New Roman" w:hAnsi="Times New Roman" w:cs="Times New Roman"/>
              <w:noProof/>
              <w:sz w:val="26"/>
              <w:szCs w:val="26"/>
            </w:rPr>
          </w:pPr>
          <w:ins w:id="233"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34" w:author="Weekend Nguyen" w:date="2017-09-13T21:49:00Z">
            <w:r w:rsidR="00745CFC">
              <w:rPr>
                <w:rFonts w:ascii="Times New Roman" w:hAnsi="Times New Roman" w:cs="Times New Roman"/>
                <w:noProof/>
                <w:webHidden/>
                <w:sz w:val="26"/>
                <w:szCs w:val="26"/>
              </w:rPr>
              <w:t>35</w:t>
            </w:r>
          </w:ins>
          <w:ins w:id="235"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36" w:author="Weekend Nguyen" w:date="2017-09-13T21:32:00Z"/>
              <w:rFonts w:ascii="Times New Roman" w:hAnsi="Times New Roman" w:cs="Times New Roman"/>
              <w:noProof/>
              <w:sz w:val="26"/>
              <w:szCs w:val="26"/>
            </w:rPr>
          </w:pPr>
          <w:ins w:id="237"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38" w:author="Weekend Nguyen" w:date="2017-09-13T21:35:00Z">
            <w:r w:rsidR="00A9504C">
              <w:rPr>
                <w:rStyle w:val="Hyperlink"/>
                <w:rFonts w:ascii="Times New Roman" w:hAnsi="Times New Roman" w:cs="Times New Roman"/>
                <w:noProof/>
                <w:sz w:val="26"/>
                <w:szCs w:val="26"/>
              </w:rPr>
              <w:t>16</w:t>
            </w:r>
          </w:ins>
          <w:ins w:id="239" w:author="Weekend Nguyen" w:date="2017-09-13T21:32:00Z">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UC0</w:t>
            </w:r>
          </w:ins>
          <w:ins w:id="240" w:author="Weekend Nguyen" w:date="2017-09-13T21:41:00Z">
            <w:r w:rsidR="001B52CC">
              <w:rPr>
                <w:rStyle w:val="Hyperlink"/>
                <w:rFonts w:ascii="Times New Roman" w:hAnsi="Times New Roman" w:cs="Times New Roman"/>
                <w:noProof/>
                <w:sz w:val="26"/>
                <w:szCs w:val="26"/>
              </w:rPr>
              <w:t>16</w:t>
            </w:r>
          </w:ins>
          <w:ins w:id="241" w:author="Weekend Nguyen" w:date="2017-09-13T21:32:00Z">
            <w:r w:rsidR="001B52CC">
              <w:rPr>
                <w:rStyle w:val="Hyperlink"/>
                <w:rFonts w:ascii="Times New Roman" w:hAnsi="Times New Roman" w:cs="Times New Roman"/>
                <w:noProof/>
                <w:sz w:val="26"/>
                <w:szCs w:val="26"/>
              </w:rPr>
              <w:t>_Cập nhật</w:t>
            </w:r>
          </w:ins>
          <w:ins w:id="242" w:author="Weekend Nguyen" w:date="2017-09-13T21:42:00Z">
            <w:r w:rsidR="0028391C">
              <w:rPr>
                <w:rStyle w:val="Hyperlink"/>
                <w:rFonts w:ascii="Times New Roman" w:hAnsi="Times New Roman" w:cs="Times New Roman"/>
                <w:noProof/>
                <w:sz w:val="26"/>
                <w:szCs w:val="26"/>
              </w:rPr>
              <w:t xml:space="preserve"> tài khoản</w:t>
            </w:r>
          </w:ins>
          <w:ins w:id="243" w:author="Weekend Nguyen" w:date="2017-09-13T21:32:00Z">
            <w:r w:rsidRPr="005103C6">
              <w:rPr>
                <w:rFonts w:ascii="Times New Roman" w:hAnsi="Times New Roman" w:cs="Times New Roman"/>
                <w:noProof/>
                <w:webHidden/>
                <w:sz w:val="26"/>
                <w:szCs w:val="26"/>
              </w:rPr>
              <w:tab/>
            </w:r>
          </w:ins>
          <w:ins w:id="244" w:author="Weekend Nguyen" w:date="2017-09-13T21:49:00Z">
            <w:r w:rsidR="00745CFC">
              <w:rPr>
                <w:rFonts w:ascii="Times New Roman" w:hAnsi="Times New Roman" w:cs="Times New Roman"/>
                <w:noProof/>
                <w:webHidden/>
                <w:sz w:val="26"/>
                <w:szCs w:val="26"/>
              </w:rPr>
              <w:t>36</w:t>
            </w:r>
          </w:ins>
          <w:ins w:id="245"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46" w:author="Weekend Nguyen" w:date="2017-09-13T21:32:00Z"/>
              <w:rFonts w:ascii="Times New Roman" w:hAnsi="Times New Roman" w:cs="Times New Roman"/>
              <w:noProof/>
              <w:sz w:val="26"/>
              <w:szCs w:val="26"/>
            </w:rPr>
          </w:pPr>
          <w:ins w:id="247"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1B52CC">
              <w:rPr>
                <w:rStyle w:val="Hyperlink"/>
                <w:rFonts w:ascii="Times New Roman" w:hAnsi="Times New Roman" w:cs="Times New Roman"/>
                <w:noProof/>
                <w:sz w:val="26"/>
                <w:szCs w:val="26"/>
              </w:rPr>
              <w:t xml:space="preserve"> use case UC016</w:t>
            </w:r>
            <w:r w:rsidRPr="005103C6">
              <w:rPr>
                <w:rFonts w:ascii="Times New Roman" w:hAnsi="Times New Roman" w:cs="Times New Roman"/>
                <w:noProof/>
                <w:webHidden/>
                <w:sz w:val="26"/>
                <w:szCs w:val="26"/>
              </w:rPr>
              <w:tab/>
            </w:r>
          </w:ins>
          <w:ins w:id="248" w:author="Weekend Nguyen" w:date="2017-09-13T21:49:00Z">
            <w:r w:rsidR="00745CFC">
              <w:rPr>
                <w:rFonts w:ascii="Times New Roman" w:hAnsi="Times New Roman" w:cs="Times New Roman"/>
                <w:noProof/>
                <w:webHidden/>
                <w:sz w:val="26"/>
                <w:szCs w:val="26"/>
              </w:rPr>
              <w:t>36</w:t>
            </w:r>
          </w:ins>
          <w:ins w:id="249"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50" w:author="Weekend Nguyen" w:date="2017-09-13T21:32:00Z"/>
              <w:rFonts w:ascii="Times New Roman" w:hAnsi="Times New Roman" w:cs="Times New Roman"/>
              <w:noProof/>
              <w:sz w:val="26"/>
              <w:szCs w:val="26"/>
            </w:rPr>
          </w:pPr>
          <w:ins w:id="251"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52" w:author="Weekend Nguyen" w:date="2017-09-13T21:49:00Z">
            <w:r w:rsidR="00745CFC">
              <w:rPr>
                <w:rFonts w:ascii="Times New Roman" w:hAnsi="Times New Roman" w:cs="Times New Roman"/>
                <w:noProof/>
                <w:webHidden/>
                <w:sz w:val="26"/>
                <w:szCs w:val="26"/>
              </w:rPr>
              <w:t>36</w:t>
            </w:r>
          </w:ins>
          <w:ins w:id="253"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54" w:author="Weekend Nguyen" w:date="2017-09-13T21:32:00Z"/>
              <w:rFonts w:ascii="Times New Roman" w:hAnsi="Times New Roman" w:cs="Times New Roman"/>
              <w:noProof/>
              <w:sz w:val="26"/>
              <w:szCs w:val="26"/>
            </w:rPr>
          </w:pPr>
          <w:ins w:id="255"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56" w:author="Weekend Nguyen" w:date="2017-09-13T21:35:00Z">
            <w:r w:rsidR="00A9504C">
              <w:rPr>
                <w:rStyle w:val="Hyperlink"/>
                <w:rFonts w:ascii="Times New Roman" w:hAnsi="Times New Roman" w:cs="Times New Roman"/>
                <w:noProof/>
                <w:sz w:val="26"/>
                <w:szCs w:val="26"/>
              </w:rPr>
              <w:t>17</w:t>
            </w:r>
          </w:ins>
          <w:ins w:id="257" w:author="Weekend Nguyen" w:date="2017-09-13T21:32:00Z">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UC0</w:t>
            </w:r>
          </w:ins>
          <w:ins w:id="258" w:author="Weekend Nguyen" w:date="2017-09-13T21:41:00Z">
            <w:r w:rsidR="00896FBE">
              <w:rPr>
                <w:rStyle w:val="Hyperlink"/>
                <w:rFonts w:ascii="Times New Roman" w:hAnsi="Times New Roman" w:cs="Times New Roman"/>
                <w:noProof/>
                <w:sz w:val="26"/>
                <w:szCs w:val="26"/>
              </w:rPr>
              <w:t>17</w:t>
            </w:r>
          </w:ins>
          <w:ins w:id="259" w:author="Weekend Nguyen" w:date="2017-09-13T21:32:00Z">
            <w:r w:rsidRPr="005103C6">
              <w:rPr>
                <w:rStyle w:val="Hyperlink"/>
                <w:rFonts w:ascii="Times New Roman" w:hAnsi="Times New Roman" w:cs="Times New Roman"/>
                <w:noProof/>
                <w:sz w:val="26"/>
                <w:szCs w:val="26"/>
              </w:rPr>
              <w:t>_</w:t>
            </w:r>
          </w:ins>
          <w:ins w:id="260" w:author="Weekend Nguyen" w:date="2017-09-13T21:42:00Z">
            <w:r w:rsidR="00896FBE">
              <w:rPr>
                <w:rStyle w:val="Hyperlink"/>
                <w:rFonts w:ascii="Times New Roman" w:hAnsi="Times New Roman" w:cs="Times New Roman"/>
                <w:noProof/>
                <w:sz w:val="26"/>
                <w:szCs w:val="26"/>
              </w:rPr>
              <w:t xml:space="preserve">Xóa </w:t>
            </w:r>
            <w:r w:rsidR="0028391C">
              <w:rPr>
                <w:rStyle w:val="Hyperlink"/>
                <w:rFonts w:ascii="Times New Roman" w:hAnsi="Times New Roman" w:cs="Times New Roman"/>
                <w:noProof/>
                <w:sz w:val="26"/>
                <w:szCs w:val="26"/>
              </w:rPr>
              <w:t>tài khoản</w:t>
            </w:r>
          </w:ins>
          <w:ins w:id="261" w:author="Weekend Nguyen" w:date="2017-09-13T21:32:00Z">
            <w:r w:rsidRPr="005103C6">
              <w:rPr>
                <w:rFonts w:ascii="Times New Roman" w:hAnsi="Times New Roman" w:cs="Times New Roman"/>
                <w:noProof/>
                <w:webHidden/>
                <w:sz w:val="26"/>
                <w:szCs w:val="26"/>
              </w:rPr>
              <w:tab/>
            </w:r>
          </w:ins>
          <w:ins w:id="262" w:author="Weekend Nguyen" w:date="2017-09-13T21:49:00Z">
            <w:r w:rsidR="00745CFC">
              <w:rPr>
                <w:rFonts w:ascii="Times New Roman" w:hAnsi="Times New Roman" w:cs="Times New Roman"/>
                <w:noProof/>
                <w:webHidden/>
                <w:sz w:val="26"/>
                <w:szCs w:val="26"/>
              </w:rPr>
              <w:t>37</w:t>
            </w:r>
          </w:ins>
          <w:ins w:id="263"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64" w:author="Weekend Nguyen" w:date="2017-09-13T21:32:00Z"/>
              <w:rFonts w:ascii="Times New Roman" w:hAnsi="Times New Roman" w:cs="Times New Roman"/>
              <w:noProof/>
              <w:sz w:val="26"/>
              <w:szCs w:val="26"/>
            </w:rPr>
          </w:pPr>
          <w:ins w:id="265"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UC002</w:t>
            </w:r>
            <w:r w:rsidRPr="005103C6">
              <w:rPr>
                <w:rFonts w:ascii="Times New Roman" w:hAnsi="Times New Roman" w:cs="Times New Roman"/>
                <w:noProof/>
                <w:webHidden/>
                <w:sz w:val="26"/>
                <w:szCs w:val="26"/>
              </w:rPr>
              <w:tab/>
            </w:r>
          </w:ins>
          <w:ins w:id="266" w:author="Weekend Nguyen" w:date="2017-09-13T21:49:00Z">
            <w:r w:rsidR="00745CFC">
              <w:rPr>
                <w:rFonts w:ascii="Times New Roman" w:hAnsi="Times New Roman" w:cs="Times New Roman"/>
                <w:noProof/>
                <w:webHidden/>
                <w:sz w:val="26"/>
                <w:szCs w:val="26"/>
              </w:rPr>
              <w:t>37</w:t>
            </w:r>
          </w:ins>
          <w:ins w:id="267"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68" w:author="Weekend Nguyen" w:date="2017-09-13T21:32:00Z"/>
              <w:rFonts w:ascii="Times New Roman" w:hAnsi="Times New Roman" w:cs="Times New Roman"/>
              <w:noProof/>
              <w:sz w:val="26"/>
              <w:szCs w:val="26"/>
            </w:rPr>
          </w:pPr>
          <w:ins w:id="269"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70" w:author="Weekend Nguyen" w:date="2017-09-13T21:49:00Z">
            <w:r w:rsidR="00745CFC">
              <w:rPr>
                <w:rFonts w:ascii="Times New Roman" w:hAnsi="Times New Roman" w:cs="Times New Roman"/>
                <w:noProof/>
                <w:webHidden/>
                <w:sz w:val="26"/>
                <w:szCs w:val="26"/>
              </w:rPr>
              <w:t>37</w:t>
            </w:r>
          </w:ins>
          <w:ins w:id="271" w:author="Weekend Nguyen" w:date="2017-09-13T21:32:00Z">
            <w:r>
              <w:rPr>
                <w:rFonts w:ascii="Times New Roman" w:hAnsi="Times New Roman" w:cs="Times New Roman"/>
                <w:noProof/>
                <w:sz w:val="26"/>
                <w:szCs w:val="26"/>
              </w:rPr>
              <w:fldChar w:fldCharType="end"/>
            </w:r>
          </w:ins>
        </w:p>
        <w:p w:rsidR="0040241B" w:rsidRPr="0040241B" w:rsidRDefault="0040241B" w:rsidP="0040241B">
          <w:pPr>
            <w:rPr>
              <w:rPrChange w:id="272" w:author="Weekend Nguyen" w:date="2017-09-13T21:31:00Z">
                <w:rPr>
                  <w:rFonts w:ascii="Times New Roman" w:hAnsi="Times New Roman" w:cs="Times New Roman"/>
                  <w:noProof/>
                  <w:sz w:val="26"/>
                  <w:szCs w:val="26"/>
                </w:rPr>
              </w:rPrChange>
            </w:rPr>
            <w:pPrChange w:id="273" w:author="Weekend Nguyen" w:date="2017-09-13T21:31:00Z">
              <w:pPr>
                <w:pStyle w:val="TOC3"/>
                <w:tabs>
                  <w:tab w:val="left" w:pos="1320"/>
                  <w:tab w:val="right" w:leader="dot" w:pos="9962"/>
                </w:tabs>
                <w:spacing w:after="120" w:line="240" w:lineRule="auto"/>
              </w:pPr>
            </w:pPrChange>
          </w:pPr>
        </w:p>
        <w:p w:rsidR="002110DB" w:rsidDel="0040241B" w:rsidRDefault="00E16E77" w:rsidP="003A5B62">
          <w:pPr>
            <w:pStyle w:val="TOC1"/>
            <w:tabs>
              <w:tab w:val="left" w:pos="440"/>
              <w:tab w:val="right" w:leader="dot" w:pos="9962"/>
            </w:tabs>
            <w:spacing w:after="120" w:line="240" w:lineRule="auto"/>
            <w:rPr>
              <w:del w:id="274" w:author="Weekend Nguyen" w:date="2017-09-13T21:32:00Z"/>
              <w:noProof/>
            </w:rPr>
          </w:pPr>
          <w:del w:id="275" w:author="Weekend Nguyen" w:date="2017-09-13T21:32:00Z">
            <w:r w:rsidDel="0040241B">
              <w:fldChar w:fldCharType="begin"/>
            </w:r>
            <w:r w:rsidDel="0040241B">
              <w:delInstrText xml:space="preserve"> HYPERLINK \l "_Toc457113525" </w:delInstrText>
            </w:r>
            <w:r w:rsidDel="0040241B">
              <w:fldChar w:fldCharType="separate"/>
            </w:r>
            <w:r w:rsidR="002110DB" w:rsidRPr="005103C6" w:rsidDel="0040241B">
              <w:rPr>
                <w:rStyle w:val="Hyperlink"/>
                <w:rFonts w:ascii="Times New Roman" w:hAnsi="Times New Roman" w:cs="Times New Roman"/>
                <w:b/>
                <w:noProof/>
                <w:sz w:val="26"/>
                <w:szCs w:val="26"/>
              </w:rPr>
              <w:delText>4.</w:delText>
            </w:r>
            <w:r w:rsidR="002110DB" w:rsidRPr="005103C6" w:rsidDel="0040241B">
              <w:rPr>
                <w:rFonts w:ascii="Times New Roman" w:hAnsi="Times New Roman" w:cs="Times New Roman"/>
                <w:noProof/>
                <w:sz w:val="26"/>
                <w:szCs w:val="26"/>
              </w:rPr>
              <w:tab/>
            </w:r>
            <w:r w:rsidR="002110DB" w:rsidRPr="005103C6" w:rsidDel="0040241B">
              <w:rPr>
                <w:rStyle w:val="Hyperlink"/>
                <w:rFonts w:ascii="Times New Roman" w:hAnsi="Times New Roman" w:cs="Times New Roman"/>
                <w:b/>
                <w:noProof/>
                <w:sz w:val="26"/>
                <w:szCs w:val="26"/>
              </w:rPr>
              <w:delText>CÁC THÔNG TIN HỖ TRỢ KHÁC</w:delText>
            </w:r>
            <w:r w:rsidR="002110DB" w:rsidRPr="005103C6" w:rsidDel="0040241B">
              <w:rPr>
                <w:rFonts w:ascii="Times New Roman" w:hAnsi="Times New Roman" w:cs="Times New Roman"/>
                <w:noProof/>
                <w:webHidden/>
                <w:sz w:val="26"/>
                <w:szCs w:val="26"/>
              </w:rPr>
              <w:tab/>
            </w:r>
            <w:r w:rsidR="002110DB" w:rsidRPr="005103C6" w:rsidDel="0040241B">
              <w:rPr>
                <w:rFonts w:ascii="Times New Roman" w:hAnsi="Times New Roman" w:cs="Times New Roman"/>
                <w:noProof/>
                <w:webHidden/>
                <w:sz w:val="26"/>
                <w:szCs w:val="26"/>
              </w:rPr>
              <w:fldChar w:fldCharType="begin"/>
            </w:r>
            <w:r w:rsidR="002110DB" w:rsidRPr="005103C6" w:rsidDel="0040241B">
              <w:rPr>
                <w:rFonts w:ascii="Times New Roman" w:hAnsi="Times New Roman" w:cs="Times New Roman"/>
                <w:noProof/>
                <w:webHidden/>
                <w:sz w:val="26"/>
                <w:szCs w:val="26"/>
              </w:rPr>
              <w:delInstrText xml:space="preserve"> PAGEREF _Toc457113525 \h </w:delInstrText>
            </w:r>
            <w:r w:rsidR="002110DB" w:rsidRPr="005103C6" w:rsidDel="0040241B">
              <w:rPr>
                <w:rFonts w:ascii="Times New Roman" w:hAnsi="Times New Roman" w:cs="Times New Roman"/>
                <w:noProof/>
                <w:webHidden/>
                <w:sz w:val="26"/>
                <w:szCs w:val="26"/>
              </w:rPr>
            </w:r>
            <w:r w:rsidR="002110DB" w:rsidRPr="005103C6" w:rsidDel="0040241B">
              <w:rPr>
                <w:rFonts w:ascii="Times New Roman" w:hAnsi="Times New Roman" w:cs="Times New Roman"/>
                <w:noProof/>
                <w:webHidden/>
                <w:sz w:val="26"/>
                <w:szCs w:val="26"/>
              </w:rPr>
              <w:fldChar w:fldCharType="separate"/>
            </w:r>
            <w:r w:rsidR="002110DB" w:rsidRPr="005103C6" w:rsidDel="0040241B">
              <w:rPr>
                <w:rFonts w:ascii="Times New Roman" w:hAnsi="Times New Roman" w:cs="Times New Roman"/>
                <w:noProof/>
                <w:webHidden/>
                <w:sz w:val="26"/>
                <w:szCs w:val="26"/>
              </w:rPr>
              <w:delText>6</w:delText>
            </w:r>
            <w:r w:rsidR="002110DB" w:rsidRPr="005103C6" w:rsidDel="0040241B">
              <w:rPr>
                <w:rFonts w:ascii="Times New Roman" w:hAnsi="Times New Roman" w:cs="Times New Roman"/>
                <w:noProof/>
                <w:webHidden/>
                <w:sz w:val="26"/>
                <w:szCs w:val="26"/>
              </w:rPr>
              <w:fldChar w:fldCharType="end"/>
            </w:r>
            <w:r w:rsidDel="0040241B">
              <w:rPr>
                <w:rFonts w:ascii="Times New Roman" w:hAnsi="Times New Roman" w:cs="Times New Roman"/>
                <w:noProof/>
                <w:sz w:val="26"/>
                <w:szCs w:val="26"/>
              </w:rPr>
              <w:fldChar w:fldCharType="end"/>
            </w:r>
          </w:del>
        </w:p>
        <w:p w:rsidR="00EA666F" w:rsidRPr="00EA666F" w:rsidDel="0040241B" w:rsidRDefault="00EA666F" w:rsidP="003A5B62">
          <w:pPr>
            <w:spacing w:after="120" w:line="240" w:lineRule="auto"/>
            <w:rPr>
              <w:del w:id="276" w:author="Weekend Nguyen" w:date="2017-09-13T21:32:00Z"/>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rsidR="00162092" w:rsidRPr="005103C6" w:rsidRDefault="00162092" w:rsidP="003A5B62">
      <w:pPr>
        <w:pStyle w:val="Heading1"/>
        <w:spacing w:before="0" w:line="240" w:lineRule="auto"/>
        <w:ind w:left="480" w:hanging="480"/>
        <w:rPr>
          <w:rFonts w:ascii="Times New Roman" w:hAnsi="Times New Roman"/>
          <w:b/>
          <w:sz w:val="26"/>
          <w:szCs w:val="26"/>
        </w:rPr>
      </w:pPr>
      <w:bookmarkStart w:id="277" w:name="_Toc457113508"/>
      <w:r w:rsidRPr="005103C6">
        <w:rPr>
          <w:rFonts w:ascii="Times New Roman" w:hAnsi="Times New Roman"/>
          <w:b/>
          <w:sz w:val="26"/>
          <w:szCs w:val="26"/>
        </w:rPr>
        <w:lastRenderedPageBreak/>
        <w:t>GIỚI THIỆU CHUNG</w:t>
      </w:r>
      <w:bookmarkEnd w:id="4"/>
      <w:bookmarkEnd w:id="277"/>
    </w:p>
    <w:p w:rsidR="00162092" w:rsidRPr="005103C6" w:rsidRDefault="00162092" w:rsidP="003A5B62">
      <w:pPr>
        <w:pStyle w:val="Heading2"/>
        <w:spacing w:before="0" w:line="240" w:lineRule="auto"/>
        <w:ind w:left="600" w:hanging="600"/>
        <w:rPr>
          <w:rFonts w:ascii="Times New Roman" w:hAnsi="Times New Roman"/>
          <w:sz w:val="26"/>
          <w:szCs w:val="26"/>
        </w:rPr>
      </w:pPr>
      <w:bookmarkStart w:id="278" w:name="_Toc207611046"/>
      <w:bookmarkStart w:id="279" w:name="_Toc457113509"/>
      <w:r w:rsidRPr="005103C6">
        <w:rPr>
          <w:rFonts w:ascii="Times New Roman" w:hAnsi="Times New Roman"/>
          <w:sz w:val="26"/>
          <w:szCs w:val="26"/>
        </w:rPr>
        <w:t>Mục đích</w:t>
      </w:r>
      <w:bookmarkEnd w:id="278"/>
      <w:bookmarkEnd w:id="279"/>
    </w:p>
    <w:p w:rsidR="00162092" w:rsidRPr="00B46638" w:rsidRDefault="00162092" w:rsidP="00B46638">
      <w:pPr>
        <w:pStyle w:val="notes"/>
        <w:rPr>
          <w:rFonts w:eastAsiaTheme="minorEastAsia"/>
          <w:rPrChange w:id="280" w:author="Weekend Nguyen" w:date="2017-09-13T21:57:00Z">
            <w:rPr/>
          </w:rPrChange>
        </w:rPr>
        <w:pPrChange w:id="281" w:author="Weekend Nguyen" w:date="2017-09-13T21:57:00Z">
          <w:pPr>
            <w:pStyle w:val="notes"/>
            <w:spacing w:before="0" w:after="120" w:line="240" w:lineRule="auto"/>
          </w:pPr>
        </w:pPrChange>
      </w:pPr>
      <w:del w:id="282" w:author="Weekend Nguyen" w:date="2017-09-13T21:56:00Z">
        <w:r w:rsidRPr="00B46638" w:rsidDel="00B46638">
          <w:rPr>
            <w:rPrChange w:id="283" w:author="Weekend Nguyen" w:date="2017-09-13T21:57:00Z">
              <w:rPr/>
            </w:rPrChange>
          </w:rPr>
          <w:delText xml:space="preserve">&lt;Mục đích của tài liệu </w:delText>
        </w:r>
        <w:r w:rsidRPr="00B46638" w:rsidDel="00B46638">
          <w:rPr>
            <w:b/>
            <w:bCs/>
            <w:rPrChange w:id="284" w:author="Weekend Nguyen" w:date="2017-09-13T21:57:00Z">
              <w:rPr>
                <w:b/>
                <w:bCs/>
              </w:rPr>
            </w:rPrChange>
          </w:rPr>
          <w:delText>SRS</w:delText>
        </w:r>
        <w:r w:rsidRPr="00B46638" w:rsidDel="00B46638">
          <w:rPr>
            <w:rPrChange w:id="285" w:author="Weekend Nguyen" w:date="2017-09-13T21:57:00Z">
              <w:rPr/>
            </w:rPrChange>
          </w:rPr>
          <w:delText xml:space="preserve">: </w:delText>
        </w:r>
      </w:del>
      <w:r w:rsidRPr="00B46638">
        <w:rPr>
          <w:rPrChange w:id="286" w:author="Weekend Nguyen" w:date="2017-09-13T21:57:00Z">
            <w:rPr/>
          </w:rPrChange>
        </w:rPr>
        <w:t>Tài liệu mô tả một cách đầy đủ, toàn diện các yêu cầu của ứng dụng – đó là  các yêu cầu chức năng, phi chức năng, các ràng buộc về mặt thiết kế</w:t>
      </w:r>
      <w:ins w:id="287" w:author="Weekend Nguyen" w:date="2017-09-13T21:58:00Z">
        <w:r w:rsidR="00E97BDC">
          <w:t>, các đặc tả, các mô hình UML</w:t>
        </w:r>
      </w:ins>
      <w:r w:rsidRPr="00B46638">
        <w:rPr>
          <w:rPrChange w:id="288" w:author="Weekend Nguyen" w:date="2017-09-13T21:57:00Z">
            <w:rPr/>
          </w:rPrChange>
        </w:rPr>
        <w:t>...</w:t>
      </w:r>
      <w:ins w:id="289" w:author="Weekend Nguyen" w:date="2017-09-13T21:57:00Z">
        <w:r w:rsidR="00B46638">
          <w:t xml:space="preserve"> phục vụ cho việc phân tích và thiết kế ứng dụng</w:t>
        </w:r>
      </w:ins>
      <w:ins w:id="290" w:author="Weekend Nguyen" w:date="2017-09-13T21:58:00Z">
        <w:r w:rsidR="00E97BDC">
          <w:t>.</w:t>
        </w:r>
      </w:ins>
      <w:bookmarkStart w:id="291" w:name="_GoBack"/>
      <w:bookmarkEnd w:id="291"/>
      <w:del w:id="292" w:author="Weekend Nguyen" w:date="2017-09-13T21:56:00Z">
        <w:r w:rsidRPr="00B46638" w:rsidDel="00B46638">
          <w:rPr>
            <w:rFonts w:eastAsiaTheme="minorEastAsia"/>
            <w:rPrChange w:id="293" w:author="Weekend Nguyen" w:date="2017-09-13T21:57:00Z">
              <w:rPr/>
            </w:rPrChange>
          </w:rPr>
          <w:delText>&gt;</w:delText>
        </w:r>
      </w:del>
    </w:p>
    <w:p w:rsidR="00EA666F" w:rsidRPr="005103C6" w:rsidRDefault="00EA666F" w:rsidP="003A5B62">
      <w:pPr>
        <w:spacing w:after="120" w:line="240" w:lineRule="auto"/>
        <w:rPr>
          <w:rFonts w:ascii="Times New Roman" w:hAnsi="Times New Roman" w:cs="Times New Roman"/>
          <w:sz w:val="26"/>
          <w:szCs w:val="26"/>
        </w:rPr>
      </w:pPr>
    </w:p>
    <w:p w:rsidR="00162092" w:rsidRPr="005103C6" w:rsidRDefault="00162092" w:rsidP="003A5B62">
      <w:pPr>
        <w:pStyle w:val="Heading2"/>
        <w:spacing w:before="0" w:line="240" w:lineRule="auto"/>
        <w:ind w:left="600" w:hanging="600"/>
        <w:rPr>
          <w:rFonts w:ascii="Times New Roman" w:hAnsi="Times New Roman"/>
          <w:sz w:val="26"/>
          <w:szCs w:val="26"/>
        </w:rPr>
      </w:pPr>
      <w:bookmarkStart w:id="294" w:name="_Toc207611047"/>
      <w:bookmarkStart w:id="295" w:name="_Toc457113510"/>
      <w:r w:rsidRPr="005103C6">
        <w:rPr>
          <w:rFonts w:ascii="Times New Roman" w:hAnsi="Times New Roman"/>
          <w:sz w:val="26"/>
          <w:szCs w:val="26"/>
        </w:rPr>
        <w:t>Phạm vi</w:t>
      </w:r>
      <w:bookmarkEnd w:id="294"/>
      <w:bookmarkEnd w:id="295"/>
    </w:p>
    <w:p w:rsidR="00162092" w:rsidRPr="005103C6" w:rsidDel="00407EA3" w:rsidRDefault="00162092" w:rsidP="003A5B62">
      <w:pPr>
        <w:pStyle w:val="notes"/>
        <w:rPr>
          <w:del w:id="296" w:author="Weekend Nguyen" w:date="2017-09-13T21:26:00Z"/>
        </w:rPr>
      </w:pPr>
      <w:del w:id="297" w:author="Weekend Nguyen" w:date="2017-09-13T21:26:00Z">
        <w:r w:rsidRPr="005103C6" w:rsidDel="00407EA3">
          <w:delText>&lt;Mô tả ngắn gọn đặc điểm của ứng dụng; phạm vi, đối tượng phục vụ của ứng dụng; nhóm các hệ thống con&gt;</w:delText>
        </w:r>
      </w:del>
    </w:p>
    <w:p w:rsidR="004B2230" w:rsidRPr="00407EA3" w:rsidRDefault="00162092" w:rsidP="004B2230">
      <w:pPr>
        <w:rPr>
          <w:ins w:id="298" w:author="Weekend Nguyen" w:date="2017-09-13T21:24:00Z"/>
          <w:sz w:val="26"/>
          <w:szCs w:val="26"/>
          <w:rPrChange w:id="299" w:author="Weekend Nguyen" w:date="2017-09-13T21:26:00Z">
            <w:rPr>
              <w:ins w:id="300" w:author="Weekend Nguyen" w:date="2017-09-13T21:24:00Z"/>
            </w:rPr>
          </w:rPrChange>
        </w:rPr>
        <w:pPrChange w:id="301" w:author="Weekend Nguyen" w:date="2017-09-13T21:24:00Z">
          <w:pPr>
            <w:pStyle w:val="notes"/>
            <w:spacing w:before="0" w:after="120" w:line="240" w:lineRule="auto"/>
          </w:pPr>
        </w:pPrChange>
      </w:pPr>
      <w:del w:id="302" w:author="Weekend Nguyen" w:date="2017-09-13T21:26:00Z">
        <w:r w:rsidRPr="005103C6" w:rsidDel="00407EA3">
          <w:delText>[Chỉ ra được tài liệu này dùng cho đối tượng nào?]</w:delText>
        </w:r>
      </w:del>
      <w:ins w:id="303" w:author="Weekend Nguyen" w:date="2017-09-13T21:24:00Z">
        <w:r w:rsidR="004B2230">
          <w:tab/>
        </w:r>
        <w:r w:rsidR="004B2230" w:rsidRPr="00407EA3">
          <w:rPr>
            <w:sz w:val="26"/>
            <w:szCs w:val="26"/>
            <w:rPrChange w:id="304" w:author="Weekend Nguyen" w:date="2017-09-13T21:26:00Z">
              <w:rPr/>
            </w:rPrChange>
          </w:rPr>
          <w:t>+ Phạm vi: ứng dụng được sử dụng ở các quầy thuốc ở bệnh viện</w:t>
        </w:r>
      </w:ins>
    </w:p>
    <w:p w:rsidR="004B2230" w:rsidRPr="00407EA3" w:rsidRDefault="004B2230" w:rsidP="004B2230">
      <w:pPr>
        <w:rPr>
          <w:ins w:id="305" w:author="Weekend Nguyen" w:date="2017-09-13T21:26:00Z"/>
          <w:sz w:val="26"/>
          <w:szCs w:val="26"/>
          <w:rPrChange w:id="306" w:author="Weekend Nguyen" w:date="2017-09-13T21:26:00Z">
            <w:rPr>
              <w:ins w:id="307" w:author="Weekend Nguyen" w:date="2017-09-13T21:26:00Z"/>
            </w:rPr>
          </w:rPrChange>
        </w:rPr>
        <w:pPrChange w:id="308" w:author="Weekend Nguyen" w:date="2017-09-13T21:24:00Z">
          <w:pPr>
            <w:pStyle w:val="notes"/>
            <w:spacing w:before="0" w:after="120" w:line="240" w:lineRule="auto"/>
          </w:pPr>
        </w:pPrChange>
      </w:pPr>
      <w:ins w:id="309" w:author="Weekend Nguyen" w:date="2017-09-13T21:24:00Z">
        <w:r w:rsidRPr="00407EA3">
          <w:rPr>
            <w:sz w:val="26"/>
            <w:szCs w:val="26"/>
            <w:rPrChange w:id="310" w:author="Weekend Nguyen" w:date="2017-09-13T21:26:00Z">
              <w:rPr/>
            </w:rPrChange>
          </w:rPr>
          <w:tab/>
          <w:t>+ Đối tượng phục vụ: Nhân viên quản lý thuốc, Nhân viên bán thuốc, Nhân viên thống kê và Nhân viên quản trị hệ thống</w:t>
        </w:r>
      </w:ins>
    </w:p>
    <w:p w:rsidR="00407EA3" w:rsidRPr="004B2230" w:rsidRDefault="00407EA3" w:rsidP="004B2230">
      <w:pPr>
        <w:rPr>
          <w:rPrChange w:id="311" w:author="Weekend Nguyen" w:date="2017-09-13T21:24:00Z">
            <w:rPr/>
          </w:rPrChange>
        </w:rPr>
        <w:pPrChange w:id="312" w:author="Weekend Nguyen" w:date="2017-09-13T21:24:00Z">
          <w:pPr>
            <w:pStyle w:val="notes"/>
            <w:spacing w:before="0" w:after="120" w:line="240" w:lineRule="auto"/>
          </w:pPr>
        </w:pPrChange>
      </w:pPr>
      <w:ins w:id="313" w:author="Weekend Nguyen" w:date="2017-09-13T21:26:00Z">
        <w:r>
          <w:tab/>
        </w:r>
      </w:ins>
    </w:p>
    <w:p w:rsidR="00EA666F" w:rsidRPr="005103C6" w:rsidRDefault="00EA666F" w:rsidP="003A5B62">
      <w:pPr>
        <w:spacing w:after="120" w:line="240" w:lineRule="auto"/>
        <w:rPr>
          <w:rFonts w:ascii="Times New Roman" w:hAnsi="Times New Roman" w:cs="Times New Roman"/>
          <w:sz w:val="26"/>
          <w:szCs w:val="26"/>
        </w:rPr>
      </w:pPr>
    </w:p>
    <w:p w:rsidR="00162092" w:rsidRPr="005103C6" w:rsidDel="00F33048" w:rsidRDefault="00162092" w:rsidP="003A5B62">
      <w:pPr>
        <w:pStyle w:val="Heading2"/>
        <w:spacing w:before="0" w:line="240" w:lineRule="auto"/>
        <w:ind w:left="600" w:hanging="600"/>
        <w:rPr>
          <w:del w:id="314" w:author="Weekend Nguyen" w:date="2017-09-13T21:24:00Z"/>
          <w:rFonts w:ascii="Times New Roman" w:hAnsi="Times New Roman"/>
          <w:sz w:val="26"/>
          <w:szCs w:val="26"/>
        </w:rPr>
      </w:pPr>
      <w:bookmarkStart w:id="315" w:name="_Toc68158842"/>
      <w:bookmarkStart w:id="316" w:name="_Toc207611048"/>
      <w:bookmarkStart w:id="317" w:name="_Toc457113511"/>
      <w:del w:id="318" w:author="Weekend Nguyen" w:date="2017-09-13T21:24:00Z">
        <w:r w:rsidRPr="005103C6" w:rsidDel="00F33048">
          <w:rPr>
            <w:rFonts w:ascii="Times New Roman" w:hAnsi="Times New Roman"/>
            <w:sz w:val="26"/>
            <w:szCs w:val="26"/>
          </w:rPr>
          <w:delText>Các định nghĩa, thuật ngữ, từ viết tắt</w:delText>
        </w:r>
        <w:bookmarkEnd w:id="315"/>
        <w:bookmarkEnd w:id="316"/>
        <w:bookmarkEnd w:id="317"/>
      </w:del>
    </w:p>
    <w:p w:rsidR="00162092" w:rsidRPr="005103C6" w:rsidDel="00F33048" w:rsidRDefault="00162092" w:rsidP="003A5B62">
      <w:pPr>
        <w:pStyle w:val="notes"/>
        <w:rPr>
          <w:del w:id="319" w:author="Weekend Nguyen" w:date="2017-09-13T21:24:00Z"/>
        </w:rPr>
      </w:pPr>
      <w:del w:id="320" w:author="Weekend Nguyen" w:date="2017-09-13T21:24:00Z">
        <w:r w:rsidRPr="005103C6" w:rsidDel="00F33048">
          <w:delText>&lt;Giải thích cho các  thuật ngữ và từ viết tắt dùng trong tài liệu, các định nghĩa sử dụng trong tài liệu&gt;.</w:delText>
        </w:r>
      </w:del>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rsidDel="00F33048" w:rsidTr="002C2CCB">
        <w:trPr>
          <w:jc w:val="center"/>
          <w:del w:id="321" w:author="Weekend Nguyen" w:date="2017-09-13T21:24:00Z"/>
        </w:trPr>
        <w:tc>
          <w:tcPr>
            <w:tcW w:w="594" w:type="dxa"/>
          </w:tcPr>
          <w:p w:rsidR="00162092" w:rsidRPr="005103C6" w:rsidDel="00F33048" w:rsidRDefault="00162092" w:rsidP="003A5B62">
            <w:pPr>
              <w:pStyle w:val="StyleTabletextBoldCentered"/>
              <w:spacing w:before="0" w:line="240" w:lineRule="auto"/>
              <w:rPr>
                <w:del w:id="322" w:author="Weekend Nguyen" w:date="2017-09-13T21:24:00Z"/>
                <w:rFonts w:ascii="Times New Roman" w:hAnsi="Times New Roman"/>
                <w:sz w:val="26"/>
                <w:szCs w:val="26"/>
              </w:rPr>
            </w:pPr>
            <w:del w:id="323" w:author="Weekend Nguyen" w:date="2017-09-13T21:24:00Z">
              <w:r w:rsidRPr="005103C6" w:rsidDel="00F33048">
                <w:rPr>
                  <w:rFonts w:ascii="Times New Roman" w:hAnsi="Times New Roman"/>
                  <w:sz w:val="26"/>
                  <w:szCs w:val="26"/>
                </w:rPr>
                <w:delText>STT</w:delText>
              </w:r>
            </w:del>
          </w:p>
        </w:tc>
        <w:tc>
          <w:tcPr>
            <w:tcW w:w="4017" w:type="dxa"/>
          </w:tcPr>
          <w:p w:rsidR="00162092" w:rsidRPr="005103C6" w:rsidDel="00F33048" w:rsidRDefault="00162092" w:rsidP="003A5B62">
            <w:pPr>
              <w:pStyle w:val="StyleTabletextBoldCentered"/>
              <w:spacing w:before="0" w:line="240" w:lineRule="auto"/>
              <w:rPr>
                <w:del w:id="324" w:author="Weekend Nguyen" w:date="2017-09-13T21:24:00Z"/>
                <w:rFonts w:ascii="Times New Roman" w:hAnsi="Times New Roman"/>
                <w:sz w:val="26"/>
                <w:szCs w:val="26"/>
              </w:rPr>
            </w:pPr>
            <w:del w:id="325" w:author="Weekend Nguyen" w:date="2017-09-13T21:24:00Z">
              <w:r w:rsidRPr="005103C6" w:rsidDel="00F33048">
                <w:rPr>
                  <w:rFonts w:ascii="Times New Roman" w:hAnsi="Times New Roman"/>
                  <w:sz w:val="26"/>
                  <w:szCs w:val="26"/>
                </w:rPr>
                <w:delText>Thuật ngữ, từ viêt tắt</w:delText>
              </w:r>
            </w:del>
          </w:p>
        </w:tc>
        <w:tc>
          <w:tcPr>
            <w:tcW w:w="2332" w:type="dxa"/>
          </w:tcPr>
          <w:p w:rsidR="00162092" w:rsidRPr="005103C6" w:rsidDel="00F33048" w:rsidRDefault="00162092" w:rsidP="003A5B62">
            <w:pPr>
              <w:pStyle w:val="StyleTabletextBoldCentered"/>
              <w:spacing w:before="0" w:line="240" w:lineRule="auto"/>
              <w:rPr>
                <w:del w:id="326" w:author="Weekend Nguyen" w:date="2017-09-13T21:24:00Z"/>
                <w:rFonts w:ascii="Times New Roman" w:hAnsi="Times New Roman"/>
                <w:sz w:val="26"/>
                <w:szCs w:val="26"/>
              </w:rPr>
            </w:pPr>
            <w:del w:id="327" w:author="Weekend Nguyen" w:date="2017-09-13T21:24:00Z">
              <w:r w:rsidRPr="005103C6" w:rsidDel="00F33048">
                <w:rPr>
                  <w:rFonts w:ascii="Times New Roman" w:hAnsi="Times New Roman"/>
                  <w:sz w:val="26"/>
                  <w:szCs w:val="26"/>
                </w:rPr>
                <w:delText>Giải thich</w:delText>
              </w:r>
            </w:del>
          </w:p>
        </w:tc>
        <w:tc>
          <w:tcPr>
            <w:tcW w:w="2405" w:type="dxa"/>
          </w:tcPr>
          <w:p w:rsidR="00162092" w:rsidRPr="005103C6" w:rsidDel="00F33048" w:rsidRDefault="00162092" w:rsidP="003A5B62">
            <w:pPr>
              <w:pStyle w:val="StyleTabletextBoldCentered"/>
              <w:spacing w:before="0" w:line="240" w:lineRule="auto"/>
              <w:rPr>
                <w:del w:id="328" w:author="Weekend Nguyen" w:date="2017-09-13T21:24:00Z"/>
                <w:rFonts w:ascii="Times New Roman" w:hAnsi="Times New Roman"/>
                <w:sz w:val="26"/>
                <w:szCs w:val="26"/>
              </w:rPr>
            </w:pPr>
            <w:del w:id="329" w:author="Weekend Nguyen" w:date="2017-09-13T21:24:00Z">
              <w:r w:rsidRPr="005103C6" w:rsidDel="00F33048">
                <w:rPr>
                  <w:rFonts w:ascii="Times New Roman" w:hAnsi="Times New Roman"/>
                  <w:sz w:val="26"/>
                  <w:szCs w:val="26"/>
                </w:rPr>
                <w:delText>Ghi chú</w:delText>
              </w:r>
            </w:del>
          </w:p>
        </w:tc>
      </w:tr>
      <w:tr w:rsidR="00162092" w:rsidRPr="005103C6" w:rsidDel="00F33048" w:rsidTr="002C2CCB">
        <w:trPr>
          <w:jc w:val="center"/>
          <w:del w:id="330" w:author="Weekend Nguyen" w:date="2017-09-13T21:24:00Z"/>
        </w:trPr>
        <w:tc>
          <w:tcPr>
            <w:tcW w:w="594" w:type="dxa"/>
          </w:tcPr>
          <w:p w:rsidR="00162092" w:rsidRPr="005103C6" w:rsidDel="00F33048" w:rsidRDefault="00162092" w:rsidP="003A5B62">
            <w:pPr>
              <w:spacing w:after="120"/>
              <w:rPr>
                <w:del w:id="331"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32"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33"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34" w:author="Weekend Nguyen" w:date="2017-09-13T21:24:00Z"/>
                <w:rFonts w:ascii="Times New Roman" w:hAnsi="Times New Roman" w:cs="Times New Roman"/>
                <w:sz w:val="26"/>
                <w:szCs w:val="26"/>
              </w:rPr>
            </w:pPr>
          </w:p>
        </w:tc>
      </w:tr>
      <w:tr w:rsidR="00162092" w:rsidRPr="005103C6" w:rsidDel="00F33048" w:rsidTr="002C2CCB">
        <w:trPr>
          <w:jc w:val="center"/>
          <w:del w:id="335" w:author="Weekend Nguyen" w:date="2017-09-13T21:24:00Z"/>
        </w:trPr>
        <w:tc>
          <w:tcPr>
            <w:tcW w:w="594" w:type="dxa"/>
          </w:tcPr>
          <w:p w:rsidR="00162092" w:rsidRPr="005103C6" w:rsidDel="00F33048" w:rsidRDefault="00162092" w:rsidP="003A5B62">
            <w:pPr>
              <w:spacing w:after="120"/>
              <w:rPr>
                <w:del w:id="336"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37"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38"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39" w:author="Weekend Nguyen" w:date="2017-09-13T21:24:00Z"/>
                <w:rFonts w:ascii="Times New Roman" w:hAnsi="Times New Roman" w:cs="Times New Roman"/>
                <w:sz w:val="26"/>
                <w:szCs w:val="26"/>
              </w:rPr>
            </w:pPr>
          </w:p>
        </w:tc>
      </w:tr>
      <w:tr w:rsidR="00162092" w:rsidRPr="005103C6" w:rsidDel="00F33048" w:rsidTr="002C2CCB">
        <w:trPr>
          <w:jc w:val="center"/>
          <w:del w:id="340" w:author="Weekend Nguyen" w:date="2017-09-13T21:24:00Z"/>
        </w:trPr>
        <w:tc>
          <w:tcPr>
            <w:tcW w:w="594" w:type="dxa"/>
          </w:tcPr>
          <w:p w:rsidR="00162092" w:rsidRPr="005103C6" w:rsidDel="00F33048" w:rsidRDefault="00162092" w:rsidP="003A5B62">
            <w:pPr>
              <w:spacing w:after="120"/>
              <w:rPr>
                <w:del w:id="341"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42"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43"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44" w:author="Weekend Nguyen" w:date="2017-09-13T21:24:00Z"/>
                <w:rFonts w:ascii="Times New Roman" w:hAnsi="Times New Roman" w:cs="Times New Roman"/>
                <w:sz w:val="26"/>
                <w:szCs w:val="26"/>
              </w:rPr>
            </w:pPr>
          </w:p>
        </w:tc>
      </w:tr>
    </w:tbl>
    <w:p w:rsidR="00EA666F" w:rsidRPr="005103C6" w:rsidRDefault="00EA666F" w:rsidP="003A5B62">
      <w:pPr>
        <w:pStyle w:val="Heading2"/>
        <w:numPr>
          <w:ilvl w:val="0"/>
          <w:numId w:val="0"/>
        </w:numPr>
        <w:spacing w:before="0" w:line="240" w:lineRule="auto"/>
        <w:ind w:left="600"/>
        <w:rPr>
          <w:rFonts w:ascii="Times New Roman" w:hAnsi="Times New Roman"/>
          <w:sz w:val="26"/>
          <w:szCs w:val="26"/>
        </w:rPr>
      </w:pPr>
      <w:bookmarkStart w:id="345" w:name="_Toc207611049"/>
    </w:p>
    <w:p w:rsidR="00162092" w:rsidRPr="005103C6" w:rsidDel="00F33048" w:rsidRDefault="00162092" w:rsidP="003A5B62">
      <w:pPr>
        <w:pStyle w:val="Heading2"/>
        <w:spacing w:before="0" w:line="240" w:lineRule="auto"/>
        <w:ind w:left="600" w:hanging="600"/>
        <w:rPr>
          <w:del w:id="346" w:author="Weekend Nguyen" w:date="2017-09-13T21:24:00Z"/>
          <w:rFonts w:ascii="Times New Roman" w:hAnsi="Times New Roman"/>
          <w:sz w:val="26"/>
          <w:szCs w:val="26"/>
        </w:rPr>
      </w:pPr>
      <w:bookmarkStart w:id="347" w:name="_Toc457113512"/>
      <w:del w:id="348" w:author="Weekend Nguyen" w:date="2017-09-13T21:24:00Z">
        <w:r w:rsidRPr="005103C6" w:rsidDel="00F33048">
          <w:rPr>
            <w:rFonts w:ascii="Times New Roman" w:hAnsi="Times New Roman"/>
            <w:sz w:val="26"/>
            <w:szCs w:val="26"/>
          </w:rPr>
          <w:delText>Tài liệu tham khảo</w:delText>
        </w:r>
        <w:bookmarkEnd w:id="345"/>
        <w:bookmarkEnd w:id="347"/>
      </w:del>
    </w:p>
    <w:tbl>
      <w:tblPr>
        <w:tblStyle w:val="TableGrid"/>
        <w:tblW w:w="0" w:type="auto"/>
        <w:jc w:val="center"/>
        <w:tblLook w:val="01E0" w:firstRow="1" w:lastRow="1" w:firstColumn="1" w:lastColumn="1" w:noHBand="0" w:noVBand="0"/>
      </w:tblPr>
      <w:tblGrid>
        <w:gridCol w:w="708"/>
        <w:gridCol w:w="6344"/>
        <w:gridCol w:w="2410"/>
      </w:tblGrid>
      <w:tr w:rsidR="00162092" w:rsidRPr="005103C6" w:rsidDel="00F33048" w:rsidTr="002C2CCB">
        <w:trPr>
          <w:jc w:val="center"/>
          <w:del w:id="349" w:author="Weekend Nguyen" w:date="2017-09-13T21:24:00Z"/>
        </w:trPr>
        <w:tc>
          <w:tcPr>
            <w:tcW w:w="594" w:type="dxa"/>
          </w:tcPr>
          <w:p w:rsidR="00162092" w:rsidRPr="005103C6" w:rsidDel="00F33048" w:rsidRDefault="00162092" w:rsidP="003A5B62">
            <w:pPr>
              <w:pStyle w:val="StyleTabletextBoldCentered"/>
              <w:spacing w:before="0" w:line="240" w:lineRule="auto"/>
              <w:rPr>
                <w:del w:id="350" w:author="Weekend Nguyen" w:date="2017-09-13T21:24:00Z"/>
                <w:rFonts w:ascii="Times New Roman" w:hAnsi="Times New Roman"/>
                <w:sz w:val="26"/>
                <w:szCs w:val="26"/>
              </w:rPr>
            </w:pPr>
            <w:del w:id="351" w:author="Weekend Nguyen" w:date="2017-09-13T21:24:00Z">
              <w:r w:rsidRPr="005103C6" w:rsidDel="00F33048">
                <w:rPr>
                  <w:rFonts w:ascii="Times New Roman" w:hAnsi="Times New Roman"/>
                  <w:sz w:val="26"/>
                  <w:szCs w:val="26"/>
                </w:rPr>
                <w:delText>STT</w:delText>
              </w:r>
            </w:del>
          </w:p>
        </w:tc>
        <w:tc>
          <w:tcPr>
            <w:tcW w:w="6344" w:type="dxa"/>
          </w:tcPr>
          <w:p w:rsidR="00162092" w:rsidRPr="005103C6" w:rsidDel="00F33048" w:rsidRDefault="00162092" w:rsidP="003A5B62">
            <w:pPr>
              <w:pStyle w:val="StyleTabletextBoldCentered"/>
              <w:spacing w:before="0" w:line="240" w:lineRule="auto"/>
              <w:rPr>
                <w:del w:id="352" w:author="Weekend Nguyen" w:date="2017-09-13T21:24:00Z"/>
                <w:rFonts w:ascii="Times New Roman" w:hAnsi="Times New Roman"/>
                <w:sz w:val="26"/>
                <w:szCs w:val="26"/>
              </w:rPr>
            </w:pPr>
            <w:del w:id="353" w:author="Weekend Nguyen" w:date="2017-09-13T21:24:00Z">
              <w:r w:rsidRPr="005103C6" w:rsidDel="00F33048">
                <w:rPr>
                  <w:rFonts w:ascii="Times New Roman" w:hAnsi="Times New Roman"/>
                  <w:sz w:val="26"/>
                  <w:szCs w:val="26"/>
                </w:rPr>
                <w:delText>Tên tài liệu</w:delText>
              </w:r>
            </w:del>
          </w:p>
        </w:tc>
        <w:tc>
          <w:tcPr>
            <w:tcW w:w="2410" w:type="dxa"/>
          </w:tcPr>
          <w:p w:rsidR="00162092" w:rsidRPr="005103C6" w:rsidDel="00F33048" w:rsidRDefault="00162092" w:rsidP="003A5B62">
            <w:pPr>
              <w:pStyle w:val="StyleTabletextBoldCentered"/>
              <w:spacing w:before="0" w:line="240" w:lineRule="auto"/>
              <w:rPr>
                <w:del w:id="354" w:author="Weekend Nguyen" w:date="2017-09-13T21:24:00Z"/>
                <w:rFonts w:ascii="Times New Roman" w:hAnsi="Times New Roman"/>
                <w:sz w:val="26"/>
                <w:szCs w:val="26"/>
              </w:rPr>
            </w:pPr>
            <w:del w:id="355" w:author="Weekend Nguyen" w:date="2017-09-13T21:24:00Z">
              <w:r w:rsidRPr="005103C6" w:rsidDel="00F33048">
                <w:rPr>
                  <w:rFonts w:ascii="Times New Roman" w:hAnsi="Times New Roman"/>
                  <w:sz w:val="26"/>
                  <w:szCs w:val="26"/>
                </w:rPr>
                <w:delText>Ghi chú</w:delText>
              </w:r>
            </w:del>
          </w:p>
        </w:tc>
      </w:tr>
      <w:tr w:rsidR="00162092" w:rsidRPr="005103C6" w:rsidDel="00F33048" w:rsidTr="002C2CCB">
        <w:trPr>
          <w:jc w:val="center"/>
          <w:del w:id="356" w:author="Weekend Nguyen" w:date="2017-09-13T21:24:00Z"/>
        </w:trPr>
        <w:tc>
          <w:tcPr>
            <w:tcW w:w="594" w:type="dxa"/>
          </w:tcPr>
          <w:p w:rsidR="00162092" w:rsidRPr="005103C6" w:rsidDel="00F33048" w:rsidRDefault="00162092" w:rsidP="003A5B62">
            <w:pPr>
              <w:spacing w:after="120"/>
              <w:rPr>
                <w:del w:id="357"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58"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59" w:author="Weekend Nguyen" w:date="2017-09-13T21:24:00Z"/>
                <w:rFonts w:ascii="Times New Roman" w:hAnsi="Times New Roman" w:cs="Times New Roman"/>
                <w:sz w:val="26"/>
                <w:szCs w:val="26"/>
              </w:rPr>
            </w:pPr>
          </w:p>
        </w:tc>
      </w:tr>
      <w:tr w:rsidR="00162092" w:rsidRPr="005103C6" w:rsidDel="00F33048" w:rsidTr="002C2CCB">
        <w:trPr>
          <w:jc w:val="center"/>
          <w:del w:id="360" w:author="Weekend Nguyen" w:date="2017-09-13T21:24:00Z"/>
        </w:trPr>
        <w:tc>
          <w:tcPr>
            <w:tcW w:w="594" w:type="dxa"/>
          </w:tcPr>
          <w:p w:rsidR="00162092" w:rsidRPr="005103C6" w:rsidDel="00F33048" w:rsidRDefault="00162092" w:rsidP="003A5B62">
            <w:pPr>
              <w:spacing w:after="120"/>
              <w:rPr>
                <w:del w:id="361"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62"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63" w:author="Weekend Nguyen" w:date="2017-09-13T21:24:00Z"/>
                <w:rFonts w:ascii="Times New Roman" w:hAnsi="Times New Roman" w:cs="Times New Roman"/>
                <w:sz w:val="26"/>
                <w:szCs w:val="26"/>
              </w:rPr>
            </w:pPr>
          </w:p>
        </w:tc>
      </w:tr>
      <w:tr w:rsidR="00162092" w:rsidRPr="005103C6" w:rsidDel="00F33048" w:rsidTr="002C2CCB">
        <w:trPr>
          <w:jc w:val="center"/>
          <w:del w:id="364" w:author="Weekend Nguyen" w:date="2017-09-13T21:24:00Z"/>
        </w:trPr>
        <w:tc>
          <w:tcPr>
            <w:tcW w:w="594" w:type="dxa"/>
          </w:tcPr>
          <w:p w:rsidR="00162092" w:rsidRPr="005103C6" w:rsidDel="00F33048" w:rsidRDefault="00162092" w:rsidP="003A5B62">
            <w:pPr>
              <w:spacing w:after="120"/>
              <w:rPr>
                <w:del w:id="365"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66"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67" w:author="Weekend Nguyen" w:date="2017-09-13T21:24:00Z"/>
                <w:rFonts w:ascii="Times New Roman" w:hAnsi="Times New Roman" w:cs="Times New Roman"/>
                <w:sz w:val="26"/>
                <w:szCs w:val="26"/>
              </w:rPr>
            </w:pPr>
          </w:p>
        </w:tc>
      </w:tr>
    </w:tbl>
    <w:p w:rsidR="00162092" w:rsidRPr="005103C6" w:rsidRDefault="00162092" w:rsidP="003A5B62">
      <w:pPr>
        <w:spacing w:after="120" w:line="240" w:lineRule="auto"/>
        <w:rPr>
          <w:rFonts w:ascii="Times New Roman" w:hAnsi="Times New Roman" w:cs="Times New Roman"/>
          <w:sz w:val="26"/>
          <w:szCs w:val="26"/>
        </w:rPr>
      </w:pPr>
    </w:p>
    <w:p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368" w:name="_Toc207611050"/>
      <w:bookmarkStart w:id="369" w:name="_Toc457113513"/>
      <w:r w:rsidR="00674208" w:rsidRPr="005103C6">
        <w:rPr>
          <w:rFonts w:ascii="Times New Roman" w:hAnsi="Times New Roman"/>
          <w:b/>
          <w:sz w:val="26"/>
          <w:szCs w:val="26"/>
        </w:rPr>
        <w:lastRenderedPageBreak/>
        <w:t xml:space="preserve">MÔ TẢ TỔNG QUAN </w:t>
      </w:r>
      <w:bookmarkEnd w:id="368"/>
      <w:r w:rsidR="00674208" w:rsidRPr="005103C6">
        <w:rPr>
          <w:rFonts w:ascii="Times New Roman" w:hAnsi="Times New Roman"/>
          <w:b/>
          <w:sz w:val="26"/>
          <w:szCs w:val="26"/>
        </w:rPr>
        <w:t>ỨNG DỤNG</w:t>
      </w:r>
      <w:bookmarkEnd w:id="369"/>
    </w:p>
    <w:p w:rsidR="00CC21DB" w:rsidRPr="00CC21DB" w:rsidRDefault="008E1E30">
      <w:pPr>
        <w:pStyle w:val="Heading2"/>
        <w:spacing w:before="0" w:line="240" w:lineRule="auto"/>
        <w:ind w:left="600" w:hanging="600"/>
        <w:rPr>
          <w:rFonts w:ascii="Times New Roman" w:hAnsi="Times New Roman"/>
          <w:sz w:val="26"/>
          <w:szCs w:val="26"/>
        </w:rPr>
      </w:pPr>
      <w:bookmarkStart w:id="370" w:name="_Toc207611051"/>
      <w:bookmarkStart w:id="371" w:name="_Toc457113514"/>
      <w:del w:id="372" w:author="Windows User" w:date="2017-09-13T18:53:00Z">
        <w:r w:rsidDel="00E13BBE">
          <w:rPr>
            <w:rFonts w:ascii="Times New Roman" w:hAnsi="Times New Roman"/>
            <w:i/>
            <w:noProof/>
            <w:color w:val="0000FF"/>
            <w:sz w:val="26"/>
            <w:szCs w:val="26"/>
            <w:rPrChange w:id="373" w:author="Unknown">
              <w:rPr>
                <w:noProof/>
              </w:rPr>
            </w:rPrChange>
          </w:rPr>
          <w:drawing>
            <wp:anchor distT="0" distB="0" distL="114300" distR="114300" simplePos="0" relativeHeight="251662336" behindDoc="0" locked="0" layoutInCell="1" allowOverlap="1" wp14:anchorId="05EFDC83" wp14:editId="5DEB5153">
              <wp:simplePos x="0" y="0"/>
              <wp:positionH relativeFrom="margin">
                <wp:posOffset>174625</wp:posOffset>
              </wp:positionH>
              <wp:positionV relativeFrom="paragraph">
                <wp:posOffset>262255</wp:posOffset>
              </wp:positionV>
              <wp:extent cx="5955030" cy="644842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955030" cy="6448425"/>
                      </a:xfrm>
                      <a:prstGeom prst="rect">
                        <a:avLst/>
                      </a:prstGeom>
                    </pic:spPr>
                  </pic:pic>
                </a:graphicData>
              </a:graphic>
              <wp14:sizeRelH relativeFrom="page">
                <wp14:pctWidth>0</wp14:pctWidth>
              </wp14:sizeRelH>
              <wp14:sizeRelV relativeFrom="page">
                <wp14:pctHeight>0</wp14:pctHeight>
              </wp14:sizeRelV>
            </wp:anchor>
          </w:drawing>
        </w:r>
      </w:del>
      <w:r w:rsidR="00674208" w:rsidRPr="005103C6">
        <w:rPr>
          <w:rFonts w:ascii="Times New Roman" w:hAnsi="Times New Roman"/>
          <w:sz w:val="26"/>
          <w:szCs w:val="26"/>
        </w:rPr>
        <w:t>Mô hình Use case</w:t>
      </w:r>
      <w:bookmarkEnd w:id="370"/>
      <w:bookmarkEnd w:id="371"/>
      <w:r w:rsidR="00674208" w:rsidRPr="005103C6">
        <w:rPr>
          <w:rFonts w:ascii="Times New Roman" w:hAnsi="Times New Roman"/>
          <w:sz w:val="26"/>
          <w:szCs w:val="26"/>
        </w:rPr>
        <w:t xml:space="preserve"> </w:t>
      </w:r>
      <w:ins w:id="374" w:author="Weekend Nguyen" w:date="2017-08-21T07:38:00Z">
        <w:r w:rsidR="00CC21DB">
          <w:rPr>
            <w:rFonts w:ascii="Times New Roman" w:hAnsi="Times New Roman"/>
            <w:b w:val="0"/>
            <w:sz w:val="26"/>
            <w:szCs w:val="26"/>
          </w:rPr>
          <w:t>(</w:t>
        </w:r>
      </w:ins>
      <w:ins w:id="375" w:author="Weekend Nguyen" w:date="2017-08-21T07:36:00Z">
        <w:r w:rsidR="00CC21DB">
          <w:rPr>
            <w:rFonts w:ascii="Times New Roman" w:hAnsi="Times New Roman"/>
            <w:b w:val="0"/>
            <w:sz w:val="26"/>
            <w:szCs w:val="26"/>
          </w:rPr>
          <w:t>Tất cả các công việc trước khi được thực hiện đều phải đăng nhập)</w:t>
        </w:r>
      </w:ins>
    </w:p>
    <w:p w:rsidR="00EA666F" w:rsidRPr="005103C6" w:rsidRDefault="00E13BBE" w:rsidP="003A5B62">
      <w:pPr>
        <w:spacing w:after="120" w:line="240" w:lineRule="auto"/>
        <w:ind w:left="600"/>
        <w:rPr>
          <w:rFonts w:ascii="Times New Roman" w:hAnsi="Times New Roman" w:cs="Times New Roman"/>
          <w:i/>
          <w:color w:val="0000FF"/>
          <w:sz w:val="26"/>
          <w:szCs w:val="26"/>
        </w:rPr>
      </w:pPr>
      <w:ins w:id="376" w:author="Windows User" w:date="2017-09-13T18:54:00Z">
        <w:del w:id="377" w:author="Weekend Nguyen" w:date="2017-09-13T20:19:00Z">
          <w:r w:rsidDel="009E36DE">
            <w:rPr>
              <w:noProof/>
            </w:rPr>
            <w:lastRenderedPageBreak/>
            <w:drawing>
              <wp:inline distT="0" distB="0" distL="0" distR="0" wp14:anchorId="17DC0E5F" wp14:editId="70200862">
                <wp:extent cx="4610100" cy="741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7410450"/>
                        </a:xfrm>
                        <a:prstGeom prst="rect">
                          <a:avLst/>
                        </a:prstGeom>
                      </pic:spPr>
                    </pic:pic>
                  </a:graphicData>
                </a:graphic>
              </wp:inline>
            </w:drawing>
          </w:r>
        </w:del>
      </w:ins>
      <w:ins w:id="378" w:author="Weekend Nguyen" w:date="2017-09-13T21:43:00Z">
        <w:r w:rsidR="00A7537D">
          <w:rPr>
            <w:rFonts w:ascii="Times New Roman" w:hAnsi="Times New Roman" w:cs="Times New Roman"/>
            <w:i/>
            <w:noProof/>
            <w:color w:val="0000FF"/>
            <w:sz w:val="26"/>
            <w:szCs w:val="26"/>
          </w:rPr>
          <w:drawing>
            <wp:inline distT="0" distB="0" distL="0" distR="0">
              <wp:extent cx="5062444" cy="8496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jpg"/>
                      <pic:cNvPicPr/>
                    </pic:nvPicPr>
                    <pic:blipFill>
                      <a:blip r:embed="rId12">
                        <a:extLst>
                          <a:ext uri="{28A0092B-C50C-407E-A947-70E740481C1C}">
                            <a14:useLocalDpi xmlns:a14="http://schemas.microsoft.com/office/drawing/2010/main" val="0"/>
                          </a:ext>
                        </a:extLst>
                      </a:blip>
                      <a:stretch>
                        <a:fillRect/>
                      </a:stretch>
                    </pic:blipFill>
                    <pic:spPr>
                      <a:xfrm>
                        <a:off x="0" y="0"/>
                        <a:ext cx="5064671" cy="8500038"/>
                      </a:xfrm>
                      <a:prstGeom prst="rect">
                        <a:avLst/>
                      </a:prstGeom>
                    </pic:spPr>
                  </pic:pic>
                </a:graphicData>
              </a:graphic>
            </wp:inline>
          </w:drawing>
        </w:r>
      </w:ins>
    </w:p>
    <w:p w:rsidR="00674208" w:rsidRPr="005103C6" w:rsidRDefault="00674208" w:rsidP="003A5B62">
      <w:pPr>
        <w:pStyle w:val="Heading2"/>
        <w:spacing w:before="0" w:line="240" w:lineRule="auto"/>
        <w:ind w:left="600" w:hanging="600"/>
        <w:rPr>
          <w:rFonts w:ascii="Times New Roman" w:hAnsi="Times New Roman"/>
          <w:sz w:val="26"/>
          <w:szCs w:val="26"/>
        </w:rPr>
      </w:pPr>
      <w:bookmarkStart w:id="379" w:name="_Toc207611052"/>
      <w:bookmarkStart w:id="380" w:name="_Toc457113515"/>
      <w:r w:rsidRPr="005103C6">
        <w:rPr>
          <w:rFonts w:ascii="Times New Roman" w:hAnsi="Times New Roman"/>
          <w:sz w:val="26"/>
          <w:szCs w:val="26"/>
        </w:rPr>
        <w:lastRenderedPageBreak/>
        <w:t>Danh sách các tác nhân và mô tả</w:t>
      </w:r>
      <w:bookmarkEnd w:id="379"/>
      <w:bookmarkEnd w:id="380"/>
    </w:p>
    <w:p w:rsidR="00674208" w:rsidRPr="005103C6" w:rsidRDefault="00674208" w:rsidP="003A5B62">
      <w:pPr>
        <w:spacing w:after="120" w:line="240" w:lineRule="auto"/>
        <w:ind w:left="600"/>
        <w:rPr>
          <w:rFonts w:ascii="Times New Roman" w:hAnsi="Times New Roman" w:cs="Times New Roman"/>
          <w:i/>
          <w:color w:val="0000FF"/>
          <w:sz w:val="26"/>
          <w:szCs w:val="26"/>
        </w:rPr>
      </w:pPr>
      <w:del w:id="381" w:author="Weekend Nguyen" w:date="2017-08-21T08:29:00Z">
        <w:r w:rsidRPr="005103C6" w:rsidDel="00A32D88">
          <w:rPr>
            <w:rFonts w:ascii="Times New Roman" w:hAnsi="Times New Roman" w:cs="Times New Roman"/>
            <w:i/>
            <w:color w:val="0000FF"/>
            <w:sz w:val="26"/>
            <w:szCs w:val="26"/>
          </w:rPr>
          <w:delText>&lt;Liệt kê các tác nhân của hệ thống&gt;.</w:delText>
        </w:r>
      </w:del>
    </w:p>
    <w:tbl>
      <w:tblPr>
        <w:tblStyle w:val="TableGrid"/>
        <w:tblW w:w="5000" w:type="pct"/>
        <w:jc w:val="center"/>
        <w:tblLook w:val="01E0" w:firstRow="1" w:lastRow="1" w:firstColumn="1" w:lastColumn="1" w:noHBand="0" w:noVBand="0"/>
      </w:tblPr>
      <w:tblGrid>
        <w:gridCol w:w="2152"/>
        <w:gridCol w:w="5233"/>
        <w:gridCol w:w="2860"/>
      </w:tblGrid>
      <w:tr w:rsidR="00674208" w:rsidRPr="005103C6" w:rsidTr="003A5B62">
        <w:trPr>
          <w:jc w:val="center"/>
        </w:trPr>
        <w:tc>
          <w:tcPr>
            <w:tcW w:w="1050"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82" w:author="Weekend Nguyen" w:date="2017-08-21T07:32:00Z">
              <w:r>
                <w:rPr>
                  <w:rFonts w:ascii="Times New Roman" w:hAnsi="Times New Roman" w:cs="Times New Roman"/>
                  <w:sz w:val="26"/>
                  <w:szCs w:val="26"/>
                </w:rPr>
                <w:t>Nhân viên quản lý thuốc</w:t>
              </w:r>
            </w:ins>
          </w:p>
        </w:tc>
        <w:tc>
          <w:tcPr>
            <w:tcW w:w="2554" w:type="pct"/>
          </w:tcPr>
          <w:p w:rsidR="00674208" w:rsidRPr="005103C6" w:rsidRDefault="00B307A5" w:rsidP="003A5B62">
            <w:pPr>
              <w:spacing w:after="120"/>
              <w:rPr>
                <w:rFonts w:ascii="Times New Roman" w:hAnsi="Times New Roman" w:cs="Times New Roman"/>
                <w:sz w:val="26"/>
                <w:szCs w:val="26"/>
              </w:rPr>
            </w:pPr>
            <w:ins w:id="383" w:author="Weekend Nguyen" w:date="2017-09-13T20:49:00Z">
              <w:r>
                <w:rPr>
                  <w:rFonts w:ascii="Times New Roman" w:hAnsi="Times New Roman" w:cs="Times New Roman"/>
                  <w:sz w:val="26"/>
                  <w:szCs w:val="26"/>
                </w:rPr>
                <w:t>Quản lý kiểm tra các loại thuốc</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84" w:author="Weekend Nguyen" w:date="2017-08-21T07:32:00Z">
              <w:r>
                <w:rPr>
                  <w:rFonts w:ascii="Times New Roman" w:hAnsi="Times New Roman" w:cs="Times New Roman"/>
                  <w:sz w:val="26"/>
                  <w:szCs w:val="26"/>
                </w:rPr>
                <w:t>Nhân viên bán thuốc</w:t>
              </w:r>
            </w:ins>
          </w:p>
        </w:tc>
        <w:tc>
          <w:tcPr>
            <w:tcW w:w="2554" w:type="pct"/>
          </w:tcPr>
          <w:p w:rsidR="00674208" w:rsidRPr="005103C6" w:rsidRDefault="00B307A5" w:rsidP="003A5B62">
            <w:pPr>
              <w:spacing w:after="120"/>
              <w:rPr>
                <w:rFonts w:ascii="Times New Roman" w:hAnsi="Times New Roman" w:cs="Times New Roman"/>
                <w:sz w:val="26"/>
                <w:szCs w:val="26"/>
              </w:rPr>
            </w:pPr>
            <w:ins w:id="385" w:author="Weekend Nguyen" w:date="2017-09-13T20:49:00Z">
              <w:r>
                <w:rPr>
                  <w:rFonts w:ascii="Times New Roman" w:hAnsi="Times New Roman" w:cs="Times New Roman"/>
                  <w:sz w:val="26"/>
                  <w:szCs w:val="26"/>
                </w:rPr>
                <w:t>Bán thuốc cho khách hàng</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86" w:author="Weekend Nguyen" w:date="2017-08-21T07:33:00Z">
              <w:r>
                <w:rPr>
                  <w:rFonts w:ascii="Times New Roman" w:hAnsi="Times New Roman" w:cs="Times New Roman"/>
                  <w:sz w:val="26"/>
                  <w:szCs w:val="26"/>
                </w:rPr>
                <w:t>Nhân viên</w:t>
              </w:r>
            </w:ins>
            <w:ins w:id="387" w:author="Weekend Nguyen" w:date="2017-08-21T07:40:00Z">
              <w:r w:rsidR="00B52C50">
                <w:rPr>
                  <w:rFonts w:ascii="Times New Roman" w:hAnsi="Times New Roman" w:cs="Times New Roman"/>
                  <w:sz w:val="26"/>
                  <w:szCs w:val="26"/>
                </w:rPr>
                <w:t xml:space="preserve"> thống kê</w:t>
              </w:r>
            </w:ins>
          </w:p>
        </w:tc>
        <w:tc>
          <w:tcPr>
            <w:tcW w:w="2554" w:type="pct"/>
          </w:tcPr>
          <w:p w:rsidR="00674208" w:rsidRPr="005103C6" w:rsidRDefault="00B307A5" w:rsidP="003A5B62">
            <w:pPr>
              <w:spacing w:after="120"/>
              <w:rPr>
                <w:rFonts w:ascii="Times New Roman" w:hAnsi="Times New Roman" w:cs="Times New Roman"/>
                <w:sz w:val="26"/>
                <w:szCs w:val="26"/>
              </w:rPr>
            </w:pPr>
            <w:ins w:id="388" w:author="Weekend Nguyen" w:date="2017-09-13T20:50:00Z">
              <w:r>
                <w:rPr>
                  <w:rFonts w:ascii="Times New Roman" w:hAnsi="Times New Roman" w:cs="Times New Roman"/>
                  <w:sz w:val="26"/>
                  <w:szCs w:val="26"/>
                </w:rPr>
                <w:t>Thống kê doanh thu, dach sách khách hàng, và danh sách thuốc</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B52C50" w:rsidRPr="005103C6" w:rsidTr="003A5B62">
        <w:trPr>
          <w:jc w:val="center"/>
          <w:ins w:id="389" w:author="Weekend Nguyen" w:date="2017-08-21T07:40:00Z"/>
        </w:trPr>
        <w:tc>
          <w:tcPr>
            <w:tcW w:w="1050" w:type="pct"/>
          </w:tcPr>
          <w:p w:rsidR="00B52C50" w:rsidRDefault="00B52C50" w:rsidP="003A5B62">
            <w:pPr>
              <w:spacing w:after="120"/>
              <w:rPr>
                <w:ins w:id="390" w:author="Weekend Nguyen" w:date="2017-08-21T07:40:00Z"/>
                <w:rFonts w:ascii="Times New Roman" w:hAnsi="Times New Roman" w:cs="Times New Roman"/>
                <w:sz w:val="26"/>
                <w:szCs w:val="26"/>
              </w:rPr>
            </w:pPr>
            <w:ins w:id="391" w:author="Weekend Nguyen" w:date="2017-08-21T07:40:00Z">
              <w:r>
                <w:rPr>
                  <w:rFonts w:ascii="Times New Roman" w:hAnsi="Times New Roman" w:cs="Times New Roman"/>
                  <w:sz w:val="26"/>
                  <w:szCs w:val="26"/>
                </w:rPr>
                <w:t>Admin</w:t>
              </w:r>
            </w:ins>
          </w:p>
        </w:tc>
        <w:tc>
          <w:tcPr>
            <w:tcW w:w="2554" w:type="pct"/>
          </w:tcPr>
          <w:p w:rsidR="00B52C50" w:rsidRPr="005103C6" w:rsidRDefault="00580DD4" w:rsidP="003A5B62">
            <w:pPr>
              <w:spacing w:after="120"/>
              <w:rPr>
                <w:ins w:id="392" w:author="Weekend Nguyen" w:date="2017-08-21T07:40:00Z"/>
                <w:rFonts w:ascii="Times New Roman" w:hAnsi="Times New Roman" w:cs="Times New Roman"/>
                <w:sz w:val="26"/>
                <w:szCs w:val="26"/>
              </w:rPr>
            </w:pPr>
            <w:ins w:id="393" w:author="Weekend Nguyen" w:date="2017-09-13T20:38:00Z">
              <w:r>
                <w:rPr>
                  <w:rFonts w:ascii="Times New Roman" w:hAnsi="Times New Roman" w:cs="Times New Roman"/>
                  <w:sz w:val="26"/>
                  <w:szCs w:val="26"/>
                </w:rPr>
                <w:t xml:space="preserve">Quản lý hệ thống </w:t>
              </w:r>
            </w:ins>
            <w:ins w:id="394" w:author="Weekend Nguyen" w:date="2017-09-13T20:49:00Z">
              <w:r w:rsidR="00AF34E1">
                <w:rPr>
                  <w:rFonts w:ascii="Times New Roman" w:hAnsi="Times New Roman" w:cs="Times New Roman"/>
                  <w:sz w:val="26"/>
                  <w:szCs w:val="26"/>
                </w:rPr>
                <w:t>và tài khoản</w:t>
              </w:r>
            </w:ins>
          </w:p>
        </w:tc>
        <w:tc>
          <w:tcPr>
            <w:tcW w:w="1396" w:type="pct"/>
          </w:tcPr>
          <w:p w:rsidR="00B52C50" w:rsidRPr="005103C6" w:rsidRDefault="00B52C50" w:rsidP="003A5B62">
            <w:pPr>
              <w:spacing w:after="120"/>
              <w:rPr>
                <w:ins w:id="395" w:author="Weekend Nguyen" w:date="2017-08-21T07:40:00Z"/>
                <w:rFonts w:ascii="Times New Roman" w:hAnsi="Times New Roman" w:cs="Times New Roman"/>
                <w:sz w:val="26"/>
                <w:szCs w:val="26"/>
              </w:rPr>
            </w:pPr>
          </w:p>
        </w:tc>
      </w:tr>
    </w:tbl>
    <w:p w:rsidR="00674208" w:rsidRPr="005103C6" w:rsidRDefault="00674208" w:rsidP="003A5B62">
      <w:pPr>
        <w:spacing w:after="120" w:line="240" w:lineRule="auto"/>
        <w:rPr>
          <w:rFonts w:ascii="Times New Roman" w:hAnsi="Times New Roman" w:cs="Times New Roman"/>
          <w:i/>
          <w:color w:val="0000FF"/>
          <w:sz w:val="26"/>
          <w:szCs w:val="26"/>
        </w:rPr>
      </w:pPr>
    </w:p>
    <w:p w:rsidR="00674208" w:rsidRPr="005103C6" w:rsidRDefault="00674208" w:rsidP="003A5B62">
      <w:pPr>
        <w:pStyle w:val="Heading2"/>
        <w:spacing w:before="0" w:line="240" w:lineRule="auto"/>
        <w:ind w:left="600" w:hanging="600"/>
        <w:rPr>
          <w:rFonts w:ascii="Times New Roman" w:hAnsi="Times New Roman"/>
          <w:sz w:val="26"/>
          <w:szCs w:val="26"/>
        </w:rPr>
      </w:pPr>
      <w:bookmarkStart w:id="396" w:name="_Toc207611053"/>
      <w:bookmarkStart w:id="397" w:name="_Toc457113516"/>
      <w:r w:rsidRPr="005103C6">
        <w:rPr>
          <w:rFonts w:ascii="Times New Roman" w:hAnsi="Times New Roman"/>
          <w:sz w:val="26"/>
          <w:szCs w:val="26"/>
        </w:rPr>
        <w:t>Danh sách Use case và mô tả</w:t>
      </w:r>
      <w:bookmarkEnd w:id="396"/>
      <w:bookmarkEnd w:id="397"/>
    </w:p>
    <w:p w:rsidR="00674208" w:rsidRPr="005103C6" w:rsidDel="00CC1FBA" w:rsidRDefault="00674208" w:rsidP="003A5B62">
      <w:pPr>
        <w:spacing w:after="120" w:line="240" w:lineRule="auto"/>
        <w:ind w:left="600"/>
        <w:rPr>
          <w:del w:id="398" w:author="Weekend Nguyen" w:date="2017-08-20T21:32:00Z"/>
          <w:rFonts w:ascii="Times New Roman" w:hAnsi="Times New Roman" w:cs="Times New Roman"/>
          <w:i/>
          <w:color w:val="0000FF"/>
          <w:sz w:val="26"/>
          <w:szCs w:val="26"/>
        </w:rPr>
      </w:pPr>
      <w:del w:id="399" w:author="Weekend Nguyen" w:date="2017-08-20T21:32:00Z">
        <w:r w:rsidRPr="005103C6" w:rsidDel="00CC1FBA">
          <w:rPr>
            <w:rFonts w:ascii="Times New Roman" w:hAnsi="Times New Roman" w:cs="Times New Roman"/>
            <w:i/>
            <w:color w:val="0000FF"/>
            <w:sz w:val="26"/>
            <w:szCs w:val="26"/>
          </w:rPr>
          <w:delText>&lt;Liệt kê các use case theo mô hình use case. Các use case tương ứng với các chức năng nào như đã mô tả trong tài liệu SRD. Phải mapping use case và chức năng tương ứng &gt;.</w:delText>
        </w:r>
      </w:del>
    </w:p>
    <w:p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719"/>
        <w:gridCol w:w="1775"/>
        <w:gridCol w:w="3414"/>
        <w:gridCol w:w="1850"/>
        <w:gridCol w:w="1487"/>
      </w:tblGrid>
      <w:tr w:rsidR="002219CB" w:rsidRPr="005103C6" w:rsidTr="000A384B">
        <w:trPr>
          <w:jc w:val="center"/>
        </w:trPr>
        <w:tc>
          <w:tcPr>
            <w:tcW w:w="537"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1"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rsidTr="000A384B">
        <w:trPr>
          <w:jc w:val="center"/>
        </w:trPr>
        <w:tc>
          <w:tcPr>
            <w:tcW w:w="537" w:type="pct"/>
          </w:tcPr>
          <w:p w:rsidR="00674208" w:rsidRPr="001A1D22" w:rsidRDefault="00674208" w:rsidP="003A5B62">
            <w:pPr>
              <w:spacing w:after="120"/>
              <w:rPr>
                <w:rFonts w:ascii="Times New Roman" w:hAnsi="Times New Roman" w:cs="Times New Roman"/>
                <w:sz w:val="26"/>
                <w:szCs w:val="26"/>
                <w:rPrChange w:id="400" w:author="Weekend Nguyen" w:date="2017-08-20T21:28:00Z">
                  <w:rPr>
                    <w:rFonts w:ascii="Times New Roman" w:hAnsi="Times New Roman" w:cs="Times New Roman"/>
                    <w:i/>
                    <w:sz w:val="26"/>
                    <w:szCs w:val="26"/>
                  </w:rPr>
                </w:rPrChange>
              </w:rPr>
            </w:pPr>
            <w:r w:rsidRPr="001A1D22">
              <w:rPr>
                <w:rFonts w:ascii="Times New Roman" w:hAnsi="Times New Roman" w:cs="Times New Roman"/>
                <w:sz w:val="26"/>
                <w:szCs w:val="26"/>
                <w:rPrChange w:id="401" w:author="Weekend Nguyen" w:date="2017-08-20T21:28:00Z">
                  <w:rPr>
                    <w:rFonts w:ascii="Times New Roman" w:hAnsi="Times New Roman" w:cs="Times New Roman"/>
                    <w:i/>
                    <w:color w:val="0000FF"/>
                    <w:sz w:val="26"/>
                    <w:szCs w:val="26"/>
                  </w:rPr>
                </w:rPrChange>
              </w:rPr>
              <w:t>UC001</w:t>
            </w:r>
          </w:p>
        </w:tc>
        <w:tc>
          <w:tcPr>
            <w:tcW w:w="942" w:type="pct"/>
          </w:tcPr>
          <w:p w:rsidR="00674208" w:rsidRPr="001A1D22" w:rsidRDefault="00674208" w:rsidP="003A5B62">
            <w:pPr>
              <w:spacing w:after="120"/>
              <w:rPr>
                <w:rFonts w:ascii="Times New Roman" w:hAnsi="Times New Roman" w:cs="Times New Roman"/>
                <w:sz w:val="26"/>
                <w:szCs w:val="26"/>
                <w:rPrChange w:id="402" w:author="Weekend Nguyen" w:date="2017-08-20T21:28:00Z">
                  <w:rPr>
                    <w:rFonts w:ascii="Times New Roman" w:hAnsi="Times New Roman" w:cs="Times New Roman"/>
                    <w:i/>
                    <w:color w:val="0000FF"/>
                    <w:sz w:val="26"/>
                    <w:szCs w:val="26"/>
                  </w:rPr>
                </w:rPrChange>
              </w:rPr>
            </w:pPr>
            <w:del w:id="403" w:author="Weekend Nguyen" w:date="2017-08-20T21:29:00Z">
              <w:r w:rsidRPr="001A1D22" w:rsidDel="00371660">
                <w:rPr>
                  <w:rFonts w:ascii="Times New Roman" w:hAnsi="Times New Roman" w:cs="Times New Roman"/>
                  <w:sz w:val="26"/>
                  <w:szCs w:val="26"/>
                  <w:rPrChange w:id="404" w:author="Weekend Nguyen" w:date="2017-08-20T21:28:00Z">
                    <w:rPr>
                      <w:rFonts w:ascii="Times New Roman" w:hAnsi="Times New Roman" w:cs="Times New Roman"/>
                      <w:i/>
                      <w:color w:val="0000FF"/>
                      <w:sz w:val="26"/>
                      <w:szCs w:val="26"/>
                    </w:rPr>
                  </w:rPrChange>
                </w:rPr>
                <w:delText>Tên use case</w:delText>
              </w:r>
            </w:del>
            <w:ins w:id="405" w:author="Weekend Nguyen" w:date="2017-08-20T21:29:00Z">
              <w:r w:rsidR="00371660">
                <w:rPr>
                  <w:rFonts w:ascii="Times New Roman" w:hAnsi="Times New Roman" w:cs="Times New Roman"/>
                  <w:sz w:val="26"/>
                  <w:szCs w:val="26"/>
                </w:rPr>
                <w:t>Đăng nhập</w:t>
              </w:r>
            </w:ins>
          </w:p>
        </w:tc>
        <w:tc>
          <w:tcPr>
            <w:tcW w:w="1742" w:type="pct"/>
          </w:tcPr>
          <w:p w:rsidR="00674208" w:rsidRPr="001A1D22" w:rsidRDefault="00674208" w:rsidP="003A5B62">
            <w:pPr>
              <w:pStyle w:val="StyleTabletextBoldCentered"/>
              <w:spacing w:before="0" w:line="240" w:lineRule="auto"/>
              <w:rPr>
                <w:rFonts w:ascii="Times New Roman" w:hAnsi="Times New Roman"/>
                <w:b w:val="0"/>
                <w:bCs w:val="0"/>
                <w:sz w:val="26"/>
                <w:szCs w:val="26"/>
                <w:rPrChange w:id="406" w:author="Weekend Nguyen" w:date="2017-08-20T21:28:00Z">
                  <w:rPr>
                    <w:rFonts w:ascii="Times New Roman" w:hAnsi="Times New Roman"/>
                    <w:b w:val="0"/>
                    <w:bCs w:val="0"/>
                    <w:i/>
                    <w:color w:val="0000FF"/>
                    <w:sz w:val="26"/>
                    <w:szCs w:val="26"/>
                  </w:rPr>
                </w:rPrChange>
              </w:rPr>
            </w:pPr>
            <w:del w:id="407" w:author="Weekend Nguyen" w:date="2017-08-20T21:36:00Z">
              <w:r w:rsidRPr="001A1D22" w:rsidDel="009608DA">
                <w:rPr>
                  <w:rFonts w:ascii="Times New Roman" w:hAnsi="Times New Roman"/>
                  <w:b w:val="0"/>
                  <w:bCs w:val="0"/>
                  <w:sz w:val="26"/>
                  <w:szCs w:val="26"/>
                  <w:rPrChange w:id="408" w:author="Weekend Nguyen" w:date="2017-08-20T21:28:00Z">
                    <w:rPr>
                      <w:rFonts w:ascii="Times New Roman" w:hAnsi="Times New Roman"/>
                      <w:b w:val="0"/>
                      <w:bCs w:val="0"/>
                      <w:i/>
                      <w:color w:val="0000FF"/>
                      <w:sz w:val="26"/>
                      <w:szCs w:val="26"/>
                    </w:rPr>
                  </w:rPrChange>
                </w:rPr>
                <w:delText>Mô tả ngắn gọn Use case</w:delText>
              </w:r>
            </w:del>
            <w:ins w:id="409" w:author="Weekend Nguyen" w:date="2017-08-20T21:36:00Z">
              <w:r w:rsidR="009608DA">
                <w:rPr>
                  <w:rFonts w:ascii="Times New Roman" w:hAnsi="Times New Roman"/>
                  <w:b w:val="0"/>
                  <w:bCs w:val="0"/>
                  <w:sz w:val="26"/>
                  <w:szCs w:val="26"/>
                </w:rPr>
                <w:t>Đăng nhập vào hệ thống</w:t>
              </w:r>
            </w:ins>
          </w:p>
        </w:tc>
        <w:tc>
          <w:tcPr>
            <w:tcW w:w="978" w:type="pct"/>
          </w:tcPr>
          <w:p w:rsidR="00674208" w:rsidRPr="001A1D22" w:rsidRDefault="00674208" w:rsidP="003A5B62">
            <w:pPr>
              <w:spacing w:after="120"/>
              <w:rPr>
                <w:rFonts w:ascii="Times New Roman" w:hAnsi="Times New Roman" w:cs="Times New Roman"/>
                <w:sz w:val="26"/>
                <w:szCs w:val="26"/>
                <w:rPrChange w:id="410" w:author="Weekend Nguyen" w:date="2017-08-20T21:28:00Z">
                  <w:rPr>
                    <w:rFonts w:ascii="Times New Roman" w:hAnsi="Times New Roman" w:cs="Times New Roman"/>
                    <w:i/>
                    <w:color w:val="0000FF"/>
                    <w:sz w:val="26"/>
                    <w:szCs w:val="26"/>
                  </w:rPr>
                </w:rPrChange>
              </w:rPr>
            </w:pPr>
          </w:p>
        </w:tc>
        <w:tc>
          <w:tcPr>
            <w:tcW w:w="801" w:type="pct"/>
          </w:tcPr>
          <w:p w:rsidR="00674208" w:rsidRPr="001A1D22" w:rsidRDefault="00674208" w:rsidP="003A5B62">
            <w:pPr>
              <w:spacing w:after="120"/>
              <w:rPr>
                <w:rFonts w:ascii="Times New Roman" w:hAnsi="Times New Roman" w:cs="Times New Roman"/>
                <w:sz w:val="26"/>
                <w:szCs w:val="26"/>
              </w:rPr>
            </w:pPr>
          </w:p>
        </w:tc>
      </w:tr>
      <w:tr w:rsidR="002B4674" w:rsidRPr="005103C6" w:rsidTr="000A384B">
        <w:trPr>
          <w:jc w:val="center"/>
        </w:trPr>
        <w:tc>
          <w:tcPr>
            <w:tcW w:w="537" w:type="pct"/>
          </w:tcPr>
          <w:p w:rsidR="002B4674" w:rsidRPr="001A1D22" w:rsidRDefault="002B4674" w:rsidP="002B4674">
            <w:pPr>
              <w:spacing w:after="120"/>
              <w:rPr>
                <w:rFonts w:ascii="Times New Roman" w:hAnsi="Times New Roman" w:cs="Times New Roman"/>
                <w:sz w:val="26"/>
                <w:szCs w:val="26"/>
                <w:rPrChange w:id="411" w:author="Weekend Nguyen" w:date="2017-08-20T21:28:00Z">
                  <w:rPr>
                    <w:rFonts w:ascii="Times New Roman" w:hAnsi="Times New Roman" w:cs="Times New Roman"/>
                    <w:i/>
                    <w:color w:val="0000FF"/>
                    <w:sz w:val="26"/>
                    <w:szCs w:val="26"/>
                  </w:rPr>
                </w:rPrChange>
              </w:rPr>
            </w:pPr>
            <w:ins w:id="412" w:author="Weekend Nguyen" w:date="2017-08-20T21:27:00Z">
              <w:r w:rsidRPr="001A1D22">
                <w:rPr>
                  <w:rFonts w:ascii="Times New Roman" w:hAnsi="Times New Roman" w:cs="Times New Roman"/>
                  <w:sz w:val="26"/>
                  <w:szCs w:val="26"/>
                  <w:rPrChange w:id="413" w:author="Weekend Nguyen" w:date="2017-08-20T21:28:00Z">
                    <w:rPr>
                      <w:rFonts w:ascii="Times New Roman" w:hAnsi="Times New Roman" w:cs="Times New Roman"/>
                      <w:i/>
                      <w:color w:val="0000FF"/>
                      <w:sz w:val="26"/>
                      <w:szCs w:val="26"/>
                    </w:rPr>
                  </w:rPrChange>
                </w:rPr>
                <w:t>UC002</w:t>
              </w:r>
            </w:ins>
          </w:p>
        </w:tc>
        <w:tc>
          <w:tcPr>
            <w:tcW w:w="942" w:type="pct"/>
          </w:tcPr>
          <w:p w:rsidR="002B4674" w:rsidRPr="001A1D22" w:rsidRDefault="002B4674" w:rsidP="002B4674">
            <w:pPr>
              <w:spacing w:after="120"/>
              <w:rPr>
                <w:rFonts w:ascii="Times New Roman" w:hAnsi="Times New Roman" w:cs="Times New Roman"/>
                <w:sz w:val="26"/>
                <w:szCs w:val="26"/>
                <w:rPrChange w:id="414" w:author="Weekend Nguyen" w:date="2017-08-20T21:28:00Z">
                  <w:rPr>
                    <w:rFonts w:ascii="Times New Roman" w:hAnsi="Times New Roman" w:cs="Times New Roman"/>
                    <w:i/>
                    <w:color w:val="0000FF"/>
                    <w:sz w:val="26"/>
                    <w:szCs w:val="26"/>
                  </w:rPr>
                </w:rPrChange>
              </w:rPr>
            </w:pPr>
            <w:ins w:id="415" w:author="Weekend Nguyen" w:date="2017-09-13T20:36:00Z">
              <w:r w:rsidRPr="00C06454">
                <w:rPr>
                  <w:rFonts w:ascii="Times New Roman" w:hAnsi="Times New Roman" w:cs="Times New Roman"/>
                  <w:sz w:val="26"/>
                  <w:szCs w:val="26"/>
                </w:rPr>
                <w:t>Tìm kiếm thuốc</w:t>
              </w:r>
            </w:ins>
          </w:p>
        </w:tc>
        <w:tc>
          <w:tcPr>
            <w:tcW w:w="1742" w:type="pct"/>
          </w:tcPr>
          <w:p w:rsidR="002B4674" w:rsidRPr="002B4674" w:rsidRDefault="002B4674" w:rsidP="002B4674">
            <w:pPr>
              <w:pStyle w:val="StyleTabletextBoldCentered"/>
              <w:spacing w:before="0" w:line="240" w:lineRule="auto"/>
              <w:rPr>
                <w:rFonts w:ascii="Times New Roman" w:hAnsi="Times New Roman"/>
                <w:b w:val="0"/>
                <w:bCs w:val="0"/>
                <w:sz w:val="26"/>
                <w:szCs w:val="26"/>
                <w:rPrChange w:id="416" w:author="Weekend Nguyen" w:date="2017-09-13T20:36:00Z">
                  <w:rPr>
                    <w:rFonts w:ascii="Times New Roman" w:hAnsi="Times New Roman"/>
                    <w:b w:val="0"/>
                    <w:bCs w:val="0"/>
                    <w:i/>
                    <w:color w:val="0000FF"/>
                    <w:sz w:val="26"/>
                    <w:szCs w:val="26"/>
                  </w:rPr>
                </w:rPrChange>
              </w:rPr>
            </w:pPr>
            <w:ins w:id="417" w:author="Weekend Nguyen" w:date="2017-09-13T20:36:00Z">
              <w:r w:rsidRPr="002B4674">
                <w:rPr>
                  <w:rFonts w:ascii="Times New Roman" w:hAnsi="Times New Roman"/>
                  <w:b w:val="0"/>
                  <w:sz w:val="26"/>
                  <w:szCs w:val="26"/>
                  <w:rPrChange w:id="418" w:author="Weekend Nguyen" w:date="2017-09-13T20:36:00Z">
                    <w:rPr>
                      <w:rFonts w:ascii="Times New Roman" w:hAnsi="Times New Roman"/>
                      <w:sz w:val="26"/>
                      <w:szCs w:val="26"/>
                    </w:rPr>
                  </w:rPrChange>
                </w:rPr>
                <w:t>Tìm kiếm thuốc có trong hệ thống</w:t>
              </w:r>
            </w:ins>
          </w:p>
        </w:tc>
        <w:tc>
          <w:tcPr>
            <w:tcW w:w="978" w:type="pct"/>
          </w:tcPr>
          <w:p w:rsidR="002B4674" w:rsidRPr="002B4674" w:rsidRDefault="002B4674" w:rsidP="002B4674">
            <w:pPr>
              <w:spacing w:after="120"/>
              <w:rPr>
                <w:rFonts w:ascii="Times New Roman" w:hAnsi="Times New Roman" w:cs="Times New Roman"/>
                <w:sz w:val="26"/>
                <w:szCs w:val="26"/>
                <w:rPrChange w:id="419" w:author="Weekend Nguyen" w:date="2017-09-13T20:36:00Z">
                  <w:rPr>
                    <w:rFonts w:ascii="Times New Roman" w:hAnsi="Times New Roman" w:cs="Times New Roman"/>
                    <w:i/>
                    <w:color w:val="0000FF"/>
                    <w:sz w:val="26"/>
                    <w:szCs w:val="26"/>
                  </w:rPr>
                </w:rPrChange>
              </w:rPr>
            </w:pPr>
          </w:p>
        </w:tc>
        <w:tc>
          <w:tcPr>
            <w:tcW w:w="801" w:type="pct"/>
          </w:tcPr>
          <w:p w:rsidR="002B4674" w:rsidRPr="002B4674" w:rsidRDefault="002B4674" w:rsidP="002B4674">
            <w:pPr>
              <w:spacing w:after="120"/>
              <w:rPr>
                <w:rFonts w:ascii="Times New Roman" w:hAnsi="Times New Roman" w:cs="Times New Roman"/>
                <w:sz w:val="26"/>
                <w:szCs w:val="26"/>
                <w:rPrChange w:id="420" w:author="Weekend Nguyen" w:date="2017-09-13T20:36:00Z">
                  <w:rPr>
                    <w:rFonts w:ascii="Times New Roman" w:hAnsi="Times New Roman" w:cs="Times New Roman"/>
                    <w:sz w:val="26"/>
                    <w:szCs w:val="26"/>
                  </w:rPr>
                </w:rPrChange>
              </w:rPr>
            </w:pPr>
          </w:p>
        </w:tc>
      </w:tr>
      <w:tr w:rsidR="002B4674" w:rsidRPr="005103C6" w:rsidTr="000A384B">
        <w:trPr>
          <w:jc w:val="center"/>
        </w:trPr>
        <w:tc>
          <w:tcPr>
            <w:tcW w:w="537" w:type="pct"/>
          </w:tcPr>
          <w:p w:rsidR="002B4674" w:rsidRPr="001A1D22" w:rsidRDefault="002B4674" w:rsidP="002B4674">
            <w:pPr>
              <w:spacing w:after="120"/>
              <w:rPr>
                <w:rFonts w:ascii="Times New Roman" w:hAnsi="Times New Roman" w:cs="Times New Roman"/>
                <w:sz w:val="26"/>
                <w:szCs w:val="26"/>
                <w:rPrChange w:id="421" w:author="Weekend Nguyen" w:date="2017-08-20T21:28:00Z">
                  <w:rPr>
                    <w:rFonts w:ascii="Times New Roman" w:hAnsi="Times New Roman" w:cs="Times New Roman"/>
                    <w:i/>
                    <w:color w:val="0000FF"/>
                    <w:sz w:val="26"/>
                    <w:szCs w:val="26"/>
                  </w:rPr>
                </w:rPrChange>
              </w:rPr>
            </w:pPr>
            <w:ins w:id="422" w:author="Weekend Nguyen" w:date="2017-08-20T21:28:00Z">
              <w:r>
                <w:rPr>
                  <w:rFonts w:ascii="Times New Roman" w:hAnsi="Times New Roman" w:cs="Times New Roman"/>
                  <w:sz w:val="26"/>
                  <w:szCs w:val="26"/>
                </w:rPr>
                <w:t>UC003</w:t>
              </w:r>
            </w:ins>
          </w:p>
        </w:tc>
        <w:tc>
          <w:tcPr>
            <w:tcW w:w="942" w:type="pct"/>
          </w:tcPr>
          <w:p w:rsidR="002B4674" w:rsidRPr="001A1D22" w:rsidRDefault="002B4674" w:rsidP="002B4674">
            <w:pPr>
              <w:spacing w:after="120"/>
              <w:rPr>
                <w:rFonts w:ascii="Times New Roman" w:hAnsi="Times New Roman" w:cs="Times New Roman"/>
                <w:sz w:val="26"/>
                <w:szCs w:val="26"/>
                <w:rPrChange w:id="423" w:author="Weekend Nguyen" w:date="2017-08-20T21:28:00Z">
                  <w:rPr>
                    <w:rFonts w:ascii="Times New Roman" w:hAnsi="Times New Roman" w:cs="Times New Roman"/>
                    <w:i/>
                    <w:color w:val="0000FF"/>
                    <w:sz w:val="26"/>
                    <w:szCs w:val="26"/>
                  </w:rPr>
                </w:rPrChange>
              </w:rPr>
            </w:pPr>
            <w:ins w:id="424" w:author="Weekend Nguyen" w:date="2017-09-13T20:35:00Z">
              <w:r>
                <w:rPr>
                  <w:rFonts w:ascii="Times New Roman" w:hAnsi="Times New Roman" w:cs="Times New Roman"/>
                  <w:sz w:val="26"/>
                  <w:szCs w:val="26"/>
                </w:rPr>
                <w:t>Nhập thuốc</w:t>
              </w:r>
            </w:ins>
          </w:p>
        </w:tc>
        <w:tc>
          <w:tcPr>
            <w:tcW w:w="1742" w:type="pct"/>
          </w:tcPr>
          <w:p w:rsidR="002B4674" w:rsidRPr="001A1D22" w:rsidRDefault="002B4674" w:rsidP="002B4674">
            <w:pPr>
              <w:pStyle w:val="StyleTabletextBoldCentered"/>
              <w:spacing w:before="0" w:line="240" w:lineRule="auto"/>
              <w:rPr>
                <w:rFonts w:ascii="Times New Roman" w:hAnsi="Times New Roman"/>
                <w:b w:val="0"/>
                <w:bCs w:val="0"/>
                <w:sz w:val="26"/>
                <w:szCs w:val="26"/>
                <w:rPrChange w:id="425" w:author="Weekend Nguyen" w:date="2017-08-20T21:28:00Z">
                  <w:rPr>
                    <w:rFonts w:ascii="Times New Roman" w:hAnsi="Times New Roman"/>
                    <w:b w:val="0"/>
                    <w:bCs w:val="0"/>
                    <w:i/>
                    <w:color w:val="0000FF"/>
                    <w:sz w:val="26"/>
                    <w:szCs w:val="26"/>
                  </w:rPr>
                </w:rPrChange>
              </w:rPr>
            </w:pPr>
            <w:ins w:id="426" w:author="Weekend Nguyen" w:date="2017-09-13T20:35:00Z">
              <w:r>
                <w:rPr>
                  <w:rFonts w:ascii="Times New Roman" w:hAnsi="Times New Roman"/>
                  <w:b w:val="0"/>
                  <w:bCs w:val="0"/>
                  <w:sz w:val="26"/>
                  <w:szCs w:val="26"/>
                </w:rPr>
                <w:t>Nhập thông tin thuốc mới vào hệ thống</w:t>
              </w:r>
            </w:ins>
          </w:p>
        </w:tc>
        <w:tc>
          <w:tcPr>
            <w:tcW w:w="978" w:type="pct"/>
          </w:tcPr>
          <w:p w:rsidR="002B4674" w:rsidRPr="001A1D22" w:rsidRDefault="002B4674" w:rsidP="002B4674">
            <w:pPr>
              <w:spacing w:after="120"/>
              <w:rPr>
                <w:rFonts w:ascii="Times New Roman" w:hAnsi="Times New Roman" w:cs="Times New Roman"/>
                <w:sz w:val="26"/>
                <w:szCs w:val="26"/>
                <w:rPrChange w:id="427" w:author="Weekend Nguyen" w:date="2017-08-20T21:28:00Z">
                  <w:rPr>
                    <w:rFonts w:ascii="Times New Roman" w:hAnsi="Times New Roman" w:cs="Times New Roman"/>
                    <w:i/>
                    <w:color w:val="0000FF"/>
                    <w:sz w:val="26"/>
                    <w:szCs w:val="26"/>
                  </w:rPr>
                </w:rPrChange>
              </w:rPr>
            </w:pPr>
          </w:p>
        </w:tc>
        <w:tc>
          <w:tcPr>
            <w:tcW w:w="801" w:type="pct"/>
          </w:tcPr>
          <w:p w:rsidR="002B4674" w:rsidRPr="001A1D22" w:rsidRDefault="002B4674" w:rsidP="002B4674">
            <w:pPr>
              <w:spacing w:after="120"/>
              <w:rPr>
                <w:rFonts w:ascii="Times New Roman" w:hAnsi="Times New Roman" w:cs="Times New Roman"/>
                <w:sz w:val="26"/>
                <w:szCs w:val="26"/>
              </w:rPr>
            </w:pPr>
          </w:p>
        </w:tc>
      </w:tr>
      <w:tr w:rsidR="001A1D22" w:rsidRPr="005103C6" w:rsidTr="000A384B">
        <w:trPr>
          <w:jc w:val="center"/>
        </w:trPr>
        <w:tc>
          <w:tcPr>
            <w:tcW w:w="537" w:type="pct"/>
          </w:tcPr>
          <w:p w:rsidR="001A1D22" w:rsidRDefault="001A1D22" w:rsidP="003A5B62">
            <w:pPr>
              <w:spacing w:after="120"/>
              <w:rPr>
                <w:rFonts w:ascii="Times New Roman" w:hAnsi="Times New Roman" w:cs="Times New Roman"/>
                <w:sz w:val="26"/>
                <w:szCs w:val="26"/>
              </w:rPr>
            </w:pPr>
            <w:r w:rsidRPr="001A1D22">
              <w:rPr>
                <w:rFonts w:ascii="Times New Roman" w:hAnsi="Times New Roman" w:cs="Times New Roman"/>
                <w:sz w:val="26"/>
                <w:szCs w:val="26"/>
              </w:rPr>
              <w:t>UC00</w:t>
            </w:r>
            <w:ins w:id="428" w:author="Weekend Nguyen" w:date="2017-08-20T21:28:00Z">
              <w:r>
                <w:rPr>
                  <w:rFonts w:ascii="Times New Roman" w:hAnsi="Times New Roman" w:cs="Times New Roman"/>
                  <w:sz w:val="26"/>
                  <w:szCs w:val="26"/>
                </w:rPr>
                <w:t>4</w:t>
              </w:r>
            </w:ins>
            <w:del w:id="429" w:author="Weekend Nguyen" w:date="2017-08-20T21:28:00Z">
              <w:r w:rsidRPr="001A1D22" w:rsidDel="001A1D22">
                <w:rPr>
                  <w:rFonts w:ascii="Times New Roman" w:hAnsi="Times New Roman" w:cs="Times New Roman"/>
                  <w:sz w:val="26"/>
                  <w:szCs w:val="26"/>
                </w:rPr>
                <w:delText>3</w:delText>
              </w:r>
            </w:del>
          </w:p>
        </w:tc>
        <w:tc>
          <w:tcPr>
            <w:tcW w:w="942" w:type="pct"/>
          </w:tcPr>
          <w:p w:rsidR="001A1D22" w:rsidRPr="001A1D22" w:rsidRDefault="00371660" w:rsidP="00C54031">
            <w:pPr>
              <w:spacing w:after="120"/>
              <w:rPr>
                <w:rFonts w:ascii="Times New Roman" w:hAnsi="Times New Roman" w:cs="Times New Roman"/>
                <w:sz w:val="26"/>
                <w:szCs w:val="26"/>
              </w:rPr>
              <w:pPrChange w:id="430" w:author="Weekend Nguyen" w:date="2017-09-13T20:36:00Z">
                <w:pPr>
                  <w:spacing w:after="120"/>
                </w:pPr>
              </w:pPrChange>
            </w:pPr>
            <w:ins w:id="431" w:author="Weekend Nguyen" w:date="2017-08-20T21:30:00Z">
              <w:r>
                <w:rPr>
                  <w:rFonts w:ascii="Times New Roman" w:hAnsi="Times New Roman" w:cs="Times New Roman"/>
                  <w:sz w:val="26"/>
                  <w:szCs w:val="26"/>
                </w:rPr>
                <w:t>Cập nhật thuốc</w:t>
              </w:r>
            </w:ins>
          </w:p>
        </w:tc>
        <w:tc>
          <w:tcPr>
            <w:tcW w:w="1742" w:type="pct"/>
          </w:tcPr>
          <w:p w:rsidR="001A1D22" w:rsidRPr="001A1D22" w:rsidRDefault="00E8651B" w:rsidP="003A5B62">
            <w:pPr>
              <w:pStyle w:val="StyleTabletextBoldCentered"/>
              <w:spacing w:before="0" w:line="240" w:lineRule="auto"/>
              <w:rPr>
                <w:rFonts w:ascii="Times New Roman" w:hAnsi="Times New Roman"/>
                <w:b w:val="0"/>
                <w:bCs w:val="0"/>
                <w:sz w:val="26"/>
                <w:szCs w:val="26"/>
              </w:rPr>
            </w:pPr>
            <w:ins w:id="432" w:author="Weekend Nguyen" w:date="2017-08-20T21:43:00Z">
              <w:r>
                <w:rPr>
                  <w:rFonts w:ascii="Times New Roman" w:hAnsi="Times New Roman"/>
                  <w:b w:val="0"/>
                  <w:bCs w:val="0"/>
                  <w:sz w:val="26"/>
                  <w:szCs w:val="26"/>
                </w:rPr>
                <w:t>Cập nhật thông tin những loại thuốc có trong hệ thống</w:t>
              </w:r>
            </w:ins>
          </w:p>
        </w:tc>
        <w:tc>
          <w:tcPr>
            <w:tcW w:w="978" w:type="pct"/>
          </w:tcPr>
          <w:p w:rsidR="001A1D22" w:rsidRPr="001A1D22" w:rsidRDefault="001A1D22" w:rsidP="003A5B62">
            <w:pPr>
              <w:spacing w:after="120"/>
              <w:rPr>
                <w:rFonts w:ascii="Times New Roman" w:hAnsi="Times New Roman" w:cs="Times New Roman"/>
                <w:sz w:val="26"/>
                <w:szCs w:val="26"/>
              </w:rPr>
            </w:pPr>
          </w:p>
        </w:tc>
        <w:tc>
          <w:tcPr>
            <w:tcW w:w="801" w:type="pct"/>
          </w:tcPr>
          <w:p w:rsidR="001A1D22" w:rsidRPr="001A1D22" w:rsidRDefault="001A1D22" w:rsidP="003A5B62">
            <w:pPr>
              <w:spacing w:after="120"/>
              <w:rPr>
                <w:rFonts w:ascii="Times New Roman" w:hAnsi="Times New Roman" w:cs="Times New Roman"/>
                <w:sz w:val="26"/>
                <w:szCs w:val="26"/>
              </w:rPr>
            </w:pPr>
          </w:p>
        </w:tc>
      </w:tr>
      <w:tr w:rsidR="006E65B1" w:rsidRPr="005103C6" w:rsidTr="000A384B">
        <w:trPr>
          <w:jc w:val="center"/>
          <w:ins w:id="433" w:author="Weekend Nguyen" w:date="2017-09-13T20:36:00Z"/>
        </w:trPr>
        <w:tc>
          <w:tcPr>
            <w:tcW w:w="537" w:type="pct"/>
          </w:tcPr>
          <w:p w:rsidR="006E65B1" w:rsidRPr="001A1D22" w:rsidRDefault="006E65B1" w:rsidP="003A5B62">
            <w:pPr>
              <w:spacing w:after="120"/>
              <w:rPr>
                <w:ins w:id="434" w:author="Weekend Nguyen" w:date="2017-09-13T20:36:00Z"/>
                <w:rFonts w:ascii="Times New Roman" w:hAnsi="Times New Roman" w:cs="Times New Roman"/>
                <w:sz w:val="26"/>
                <w:szCs w:val="26"/>
              </w:rPr>
            </w:pPr>
            <w:ins w:id="435" w:author="Weekend Nguyen" w:date="2017-09-13T20:36:00Z">
              <w:r>
                <w:rPr>
                  <w:rFonts w:ascii="Times New Roman" w:hAnsi="Times New Roman" w:cs="Times New Roman"/>
                  <w:sz w:val="26"/>
                  <w:szCs w:val="26"/>
                </w:rPr>
                <w:t>UC005</w:t>
              </w:r>
            </w:ins>
          </w:p>
        </w:tc>
        <w:tc>
          <w:tcPr>
            <w:tcW w:w="942" w:type="pct"/>
          </w:tcPr>
          <w:p w:rsidR="006E65B1" w:rsidRDefault="006E65B1" w:rsidP="00C54031">
            <w:pPr>
              <w:spacing w:after="120"/>
              <w:rPr>
                <w:ins w:id="436" w:author="Weekend Nguyen" w:date="2017-09-13T20:36:00Z"/>
                <w:rFonts w:ascii="Times New Roman" w:hAnsi="Times New Roman" w:cs="Times New Roman"/>
                <w:sz w:val="26"/>
                <w:szCs w:val="26"/>
              </w:rPr>
            </w:pPr>
            <w:ins w:id="437" w:author="Weekend Nguyen" w:date="2017-09-13T20:36:00Z">
              <w:r>
                <w:rPr>
                  <w:rFonts w:ascii="Times New Roman" w:hAnsi="Times New Roman" w:cs="Times New Roman"/>
                  <w:sz w:val="26"/>
                  <w:szCs w:val="26"/>
                </w:rPr>
                <w:t>Xóa thuốc</w:t>
              </w:r>
            </w:ins>
          </w:p>
        </w:tc>
        <w:tc>
          <w:tcPr>
            <w:tcW w:w="1742" w:type="pct"/>
          </w:tcPr>
          <w:p w:rsidR="006E65B1" w:rsidRDefault="00F73A9B" w:rsidP="003A5B62">
            <w:pPr>
              <w:pStyle w:val="StyleTabletextBoldCentered"/>
              <w:spacing w:before="0" w:line="240" w:lineRule="auto"/>
              <w:rPr>
                <w:ins w:id="438" w:author="Weekend Nguyen" w:date="2017-09-13T20:36:00Z"/>
                <w:rFonts w:ascii="Times New Roman" w:hAnsi="Times New Roman"/>
                <w:b w:val="0"/>
                <w:bCs w:val="0"/>
                <w:sz w:val="26"/>
                <w:szCs w:val="26"/>
              </w:rPr>
            </w:pPr>
            <w:ins w:id="439" w:author="Weekend Nguyen" w:date="2017-09-13T20:37:00Z">
              <w:r>
                <w:rPr>
                  <w:rFonts w:ascii="Times New Roman" w:hAnsi="Times New Roman"/>
                  <w:b w:val="0"/>
                  <w:bCs w:val="0"/>
                  <w:sz w:val="26"/>
                  <w:szCs w:val="26"/>
                </w:rPr>
                <w:t>Xóa những thuốc không đạt yêu cầu ra khỏi hệ thống</w:t>
              </w:r>
            </w:ins>
          </w:p>
        </w:tc>
        <w:tc>
          <w:tcPr>
            <w:tcW w:w="978" w:type="pct"/>
          </w:tcPr>
          <w:p w:rsidR="006E65B1" w:rsidRPr="001A1D22" w:rsidRDefault="006E65B1" w:rsidP="003A5B62">
            <w:pPr>
              <w:spacing w:after="120"/>
              <w:rPr>
                <w:ins w:id="440" w:author="Weekend Nguyen" w:date="2017-09-13T20:36:00Z"/>
                <w:rFonts w:ascii="Times New Roman" w:hAnsi="Times New Roman" w:cs="Times New Roman"/>
                <w:sz w:val="26"/>
                <w:szCs w:val="26"/>
              </w:rPr>
            </w:pPr>
          </w:p>
        </w:tc>
        <w:tc>
          <w:tcPr>
            <w:tcW w:w="801" w:type="pct"/>
          </w:tcPr>
          <w:p w:rsidR="006E65B1" w:rsidRPr="001A1D22" w:rsidRDefault="005B287E" w:rsidP="003A5B62">
            <w:pPr>
              <w:spacing w:after="120"/>
              <w:rPr>
                <w:ins w:id="441" w:author="Weekend Nguyen" w:date="2017-09-13T20:36:00Z"/>
                <w:rFonts w:ascii="Times New Roman" w:hAnsi="Times New Roman" w:cs="Times New Roman"/>
                <w:sz w:val="26"/>
                <w:szCs w:val="26"/>
              </w:rPr>
            </w:pPr>
            <w:ins w:id="442" w:author="Weekend Nguyen" w:date="2017-09-13T20:53:00Z">
              <w:r>
                <w:rPr>
                  <w:rFonts w:ascii="Times New Roman" w:hAnsi="Times New Roman" w:cs="Times New Roman"/>
                  <w:sz w:val="26"/>
                  <w:szCs w:val="26"/>
                </w:rPr>
                <w:t>Chưa hoàn thành</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43"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6</w:t>
              </w:r>
            </w:ins>
            <w:del w:id="444" w:author="Weekend Nguyen" w:date="2017-09-13T20:43:00Z">
              <w:r w:rsidRPr="001A1D22" w:rsidDel="00044CDA">
                <w:rPr>
                  <w:rFonts w:ascii="Times New Roman" w:hAnsi="Times New Roman" w:cs="Times New Roman"/>
                  <w:sz w:val="26"/>
                  <w:szCs w:val="26"/>
                </w:rPr>
                <w:delText>UC00</w:delText>
              </w:r>
            </w:del>
            <w:del w:id="445"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46" w:author="Weekend Nguyen" w:date="2017-09-13T20:24:00Z">
              <w:r>
                <w:rPr>
                  <w:rFonts w:ascii="Times New Roman" w:hAnsi="Times New Roman" w:cs="Times New Roman"/>
                  <w:sz w:val="26"/>
                  <w:szCs w:val="26"/>
                </w:rPr>
                <w:t>Xem danh sách thuốc</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47" w:author="Weekend Nguyen" w:date="2017-09-13T20:24:00Z">
              <w:r>
                <w:rPr>
                  <w:rFonts w:ascii="Times New Roman" w:hAnsi="Times New Roman"/>
                  <w:b w:val="0"/>
                  <w:bCs w:val="0"/>
                  <w:sz w:val="26"/>
                  <w:szCs w:val="26"/>
                </w:rPr>
                <w:t>Xem danh sách thuốc đang có</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F57D93" w:rsidP="00580DD4">
            <w:pPr>
              <w:spacing w:after="120"/>
              <w:rPr>
                <w:rFonts w:ascii="Times New Roman" w:hAnsi="Times New Roman" w:cs="Times New Roman"/>
                <w:sz w:val="26"/>
                <w:szCs w:val="26"/>
              </w:rPr>
            </w:pPr>
            <w:ins w:id="448" w:author="Weekend Nguyen" w:date="2017-09-13T21:02:00Z">
              <w:r>
                <w:rPr>
                  <w:rFonts w:ascii="Times New Roman" w:hAnsi="Times New Roman" w:cs="Times New Roman"/>
                  <w:sz w:val="26"/>
                  <w:szCs w:val="26"/>
                </w:rPr>
                <w:t>Chưa hoàn thành</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49"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7</w:t>
              </w:r>
            </w:ins>
            <w:del w:id="450" w:author="Weekend Nguyen" w:date="2017-09-13T20:43:00Z">
              <w:r w:rsidRPr="001A1D22" w:rsidDel="00580DD4">
                <w:rPr>
                  <w:rFonts w:ascii="Times New Roman" w:hAnsi="Times New Roman" w:cs="Times New Roman"/>
                  <w:sz w:val="26"/>
                  <w:szCs w:val="26"/>
                </w:rPr>
                <w:delText>UC00</w:delText>
              </w:r>
            </w:del>
            <w:del w:id="451"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52" w:author="Weekend Nguyen" w:date="2017-08-20T21:33:00Z">
              <w:r>
                <w:rPr>
                  <w:rFonts w:ascii="Times New Roman" w:hAnsi="Times New Roman" w:cs="Times New Roman"/>
                  <w:sz w:val="26"/>
                  <w:szCs w:val="26"/>
                </w:rPr>
                <w:t>Bán thuốc kê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53" w:author="Weekend Nguyen" w:date="2017-08-20T21:52:00Z">
              <w:r>
                <w:rPr>
                  <w:rFonts w:ascii="Times New Roman" w:hAnsi="Times New Roman"/>
                  <w:b w:val="0"/>
                  <w:bCs w:val="0"/>
                  <w:sz w:val="26"/>
                  <w:szCs w:val="26"/>
                </w:rPr>
                <w:t>Kê đơn và cập nhật lại số lượng thuốc</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54"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8</w:t>
              </w:r>
            </w:ins>
            <w:del w:id="455" w:author="Weekend Nguyen" w:date="2017-09-13T20:43:00Z">
              <w:r w:rsidRPr="001A1D22" w:rsidDel="00580DD4">
                <w:rPr>
                  <w:rFonts w:ascii="Times New Roman" w:hAnsi="Times New Roman" w:cs="Times New Roman"/>
                  <w:sz w:val="26"/>
                  <w:szCs w:val="26"/>
                </w:rPr>
                <w:delText>UC00</w:delText>
              </w:r>
            </w:del>
            <w:del w:id="456"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57" w:author="Weekend Nguyen" w:date="2017-08-20T21:33:00Z">
              <w:r>
                <w:rPr>
                  <w:rFonts w:ascii="Times New Roman" w:hAnsi="Times New Roman" w:cs="Times New Roman"/>
                  <w:sz w:val="26"/>
                  <w:szCs w:val="26"/>
                </w:rPr>
                <w:t>Bán thuốc không kê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58" w:author="Weekend Nguyen" w:date="2017-08-20T21:52:00Z">
              <w:r>
                <w:rPr>
                  <w:rFonts w:ascii="Times New Roman" w:hAnsi="Times New Roman"/>
                  <w:b w:val="0"/>
                  <w:bCs w:val="0"/>
                  <w:sz w:val="26"/>
                  <w:szCs w:val="26"/>
                </w:rPr>
                <w:t>Cập nhật lại số lượng thuốc sau khi bán</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Del="00580DD4" w:rsidTr="000A384B">
        <w:trPr>
          <w:jc w:val="center"/>
          <w:del w:id="459" w:author="Weekend Nguyen" w:date="2017-09-13T20:42:00Z"/>
        </w:trPr>
        <w:tc>
          <w:tcPr>
            <w:tcW w:w="537" w:type="pct"/>
          </w:tcPr>
          <w:p w:rsidR="00580DD4" w:rsidDel="00580DD4" w:rsidRDefault="00580DD4" w:rsidP="00580DD4">
            <w:pPr>
              <w:spacing w:after="120"/>
              <w:rPr>
                <w:del w:id="460" w:author="Weekend Nguyen" w:date="2017-09-13T20:42:00Z"/>
                <w:rFonts w:ascii="Times New Roman" w:hAnsi="Times New Roman" w:cs="Times New Roman"/>
                <w:sz w:val="26"/>
                <w:szCs w:val="26"/>
              </w:rPr>
            </w:pPr>
            <w:ins w:id="461" w:author="Weekend Nguyen" w:date="2017-09-13T20:43:00Z">
              <w:r>
                <w:rPr>
                  <w:rFonts w:ascii="Times New Roman" w:hAnsi="Times New Roman" w:cs="Times New Roman"/>
                  <w:sz w:val="26"/>
                  <w:szCs w:val="26"/>
                </w:rPr>
                <w:t>UC010</w:t>
              </w:r>
            </w:ins>
            <w:del w:id="462" w:author="Weekend Nguyen" w:date="2017-09-13T20:42:00Z">
              <w:r w:rsidRPr="001A1D22" w:rsidDel="00580DD4">
                <w:rPr>
                  <w:rFonts w:ascii="Times New Roman" w:hAnsi="Times New Roman" w:cs="Times New Roman"/>
                  <w:sz w:val="26"/>
                  <w:szCs w:val="26"/>
                </w:rPr>
                <w:delText>UC00</w:delText>
              </w:r>
            </w:del>
            <w:del w:id="463"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Del="00580DD4" w:rsidRDefault="00580DD4" w:rsidP="00580DD4">
            <w:pPr>
              <w:spacing w:after="120"/>
              <w:rPr>
                <w:del w:id="464" w:author="Weekend Nguyen" w:date="2017-09-13T20:42:00Z"/>
                <w:rFonts w:ascii="Times New Roman" w:hAnsi="Times New Roman" w:cs="Times New Roman"/>
                <w:sz w:val="26"/>
                <w:szCs w:val="26"/>
              </w:rPr>
            </w:pPr>
          </w:p>
        </w:tc>
        <w:tc>
          <w:tcPr>
            <w:tcW w:w="1742" w:type="pct"/>
          </w:tcPr>
          <w:p w:rsidR="00580DD4" w:rsidRPr="001A1D22" w:rsidDel="00580DD4" w:rsidRDefault="00580DD4" w:rsidP="00580DD4">
            <w:pPr>
              <w:pStyle w:val="StyleTabletextBoldCentered"/>
              <w:spacing w:before="0" w:line="240" w:lineRule="auto"/>
              <w:rPr>
                <w:del w:id="465" w:author="Weekend Nguyen" w:date="2017-09-13T20:42:00Z"/>
                <w:rFonts w:ascii="Times New Roman" w:hAnsi="Times New Roman"/>
                <w:b w:val="0"/>
                <w:bCs w:val="0"/>
                <w:sz w:val="26"/>
                <w:szCs w:val="26"/>
              </w:rPr>
            </w:pPr>
          </w:p>
        </w:tc>
        <w:tc>
          <w:tcPr>
            <w:tcW w:w="978" w:type="pct"/>
          </w:tcPr>
          <w:p w:rsidR="00580DD4" w:rsidRPr="001A1D22" w:rsidDel="00580DD4" w:rsidRDefault="00580DD4" w:rsidP="00580DD4">
            <w:pPr>
              <w:spacing w:after="120"/>
              <w:rPr>
                <w:del w:id="466" w:author="Weekend Nguyen" w:date="2017-09-13T20:42:00Z"/>
                <w:rFonts w:ascii="Times New Roman" w:hAnsi="Times New Roman" w:cs="Times New Roman"/>
                <w:sz w:val="26"/>
                <w:szCs w:val="26"/>
              </w:rPr>
            </w:pPr>
          </w:p>
        </w:tc>
        <w:tc>
          <w:tcPr>
            <w:tcW w:w="801" w:type="pct"/>
          </w:tcPr>
          <w:p w:rsidR="00580DD4" w:rsidRPr="001A1D22" w:rsidDel="00580DD4" w:rsidRDefault="00580DD4" w:rsidP="00580DD4">
            <w:pPr>
              <w:spacing w:after="120"/>
              <w:rPr>
                <w:del w:id="467" w:author="Weekend Nguyen" w:date="2017-09-13T20:42:00Z"/>
                <w:rFonts w:ascii="Times New Roman" w:hAnsi="Times New Roman" w:cs="Times New Roman"/>
                <w:sz w:val="26"/>
                <w:szCs w:val="26"/>
              </w:rPr>
            </w:pPr>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68" w:author="Weekend Nguyen" w:date="2017-09-13T20:43:00Z">
              <w:r w:rsidRPr="001A1D22">
                <w:rPr>
                  <w:rFonts w:ascii="Times New Roman" w:hAnsi="Times New Roman" w:cs="Times New Roman"/>
                  <w:sz w:val="26"/>
                  <w:szCs w:val="26"/>
                </w:rPr>
                <w:t>UC0</w:t>
              </w:r>
              <w:r>
                <w:rPr>
                  <w:rFonts w:ascii="Times New Roman" w:hAnsi="Times New Roman" w:cs="Times New Roman"/>
                  <w:sz w:val="26"/>
                  <w:szCs w:val="26"/>
                </w:rPr>
                <w:t>09</w:t>
              </w:r>
            </w:ins>
          </w:p>
        </w:tc>
        <w:tc>
          <w:tcPr>
            <w:tcW w:w="942" w:type="pct"/>
          </w:tcPr>
          <w:p w:rsidR="00580DD4" w:rsidRPr="001A1D22" w:rsidRDefault="00580DD4" w:rsidP="00580DD4">
            <w:pPr>
              <w:spacing w:after="120"/>
              <w:rPr>
                <w:rFonts w:ascii="Times New Roman" w:hAnsi="Times New Roman" w:cs="Times New Roman"/>
                <w:sz w:val="26"/>
                <w:szCs w:val="26"/>
              </w:rPr>
            </w:pPr>
            <w:ins w:id="469" w:author="Weekend Nguyen" w:date="2017-08-20T21:34:00Z">
              <w:r>
                <w:rPr>
                  <w:rFonts w:ascii="Times New Roman" w:hAnsi="Times New Roman" w:cs="Times New Roman"/>
                  <w:sz w:val="26"/>
                  <w:szCs w:val="26"/>
                </w:rPr>
                <w:t>In hóa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70" w:author="Weekend Nguyen" w:date="2017-08-20T21:46:00Z">
              <w:r>
                <w:rPr>
                  <w:rFonts w:ascii="Times New Roman" w:hAnsi="Times New Roman"/>
                  <w:b w:val="0"/>
                  <w:bCs w:val="0"/>
                  <w:sz w:val="26"/>
                  <w:szCs w:val="26"/>
                </w:rPr>
                <w:t>In ra hóa đơn thanh toán cho khách hàng</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C73585" w:rsidP="00580DD4">
            <w:pPr>
              <w:spacing w:after="120"/>
              <w:rPr>
                <w:rFonts w:ascii="Times New Roman" w:hAnsi="Times New Roman" w:cs="Times New Roman"/>
                <w:sz w:val="26"/>
                <w:szCs w:val="26"/>
              </w:rPr>
            </w:pPr>
            <w:ins w:id="471" w:author="Weekend Nguyen" w:date="2017-09-13T21:18:00Z">
              <w:r>
                <w:rPr>
                  <w:rFonts w:ascii="Times New Roman" w:hAnsi="Times New Roman" w:cs="Times New Roman"/>
                  <w:sz w:val="26"/>
                  <w:szCs w:val="26"/>
                </w:rPr>
                <w:t>Chưa có sequence diagram</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72" w:author="Weekend Nguyen" w:date="2017-09-13T20:43:00Z">
              <w:r>
                <w:rPr>
                  <w:rFonts w:ascii="Times New Roman" w:hAnsi="Times New Roman" w:cs="Times New Roman"/>
                  <w:sz w:val="26"/>
                  <w:szCs w:val="26"/>
                </w:rPr>
                <w:t>UC01</w:t>
              </w:r>
              <w:r>
                <w:rPr>
                  <w:rFonts w:ascii="Times New Roman" w:hAnsi="Times New Roman" w:cs="Times New Roman"/>
                  <w:sz w:val="26"/>
                  <w:szCs w:val="26"/>
                </w:rPr>
                <w:t>0</w:t>
              </w:r>
            </w:ins>
          </w:p>
        </w:tc>
        <w:tc>
          <w:tcPr>
            <w:tcW w:w="942" w:type="pct"/>
          </w:tcPr>
          <w:p w:rsidR="00580DD4" w:rsidRPr="001A1D22" w:rsidRDefault="00580DD4" w:rsidP="00580DD4">
            <w:pPr>
              <w:spacing w:after="120"/>
              <w:rPr>
                <w:rFonts w:ascii="Times New Roman" w:hAnsi="Times New Roman" w:cs="Times New Roman"/>
                <w:sz w:val="26"/>
                <w:szCs w:val="26"/>
              </w:rPr>
            </w:pPr>
            <w:ins w:id="473" w:author="Weekend Nguyen" w:date="2017-08-20T21:34:00Z">
              <w:r>
                <w:rPr>
                  <w:rFonts w:ascii="Times New Roman" w:hAnsi="Times New Roman" w:cs="Times New Roman"/>
                  <w:sz w:val="26"/>
                  <w:szCs w:val="26"/>
                </w:rPr>
                <w:t>Thống kê doanh thu</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74" w:author="Weekend Nguyen" w:date="2017-08-20T21:47:00Z">
              <w:r>
                <w:rPr>
                  <w:rFonts w:ascii="Times New Roman" w:hAnsi="Times New Roman"/>
                  <w:b w:val="0"/>
                  <w:bCs w:val="0"/>
                  <w:sz w:val="26"/>
                  <w:szCs w:val="26"/>
                </w:rPr>
                <w:t>Thống kê doanh thu trong tháng</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Tr="000A384B">
        <w:trPr>
          <w:jc w:val="center"/>
          <w:ins w:id="475" w:author="Weekend Nguyen" w:date="2017-08-20T21:29:00Z"/>
        </w:trPr>
        <w:tc>
          <w:tcPr>
            <w:tcW w:w="537" w:type="pct"/>
          </w:tcPr>
          <w:p w:rsidR="00580DD4" w:rsidRDefault="00580DD4" w:rsidP="00580DD4">
            <w:pPr>
              <w:spacing w:after="120"/>
              <w:rPr>
                <w:ins w:id="476" w:author="Weekend Nguyen" w:date="2017-08-20T21:29:00Z"/>
                <w:rFonts w:ascii="Times New Roman" w:hAnsi="Times New Roman" w:cs="Times New Roman"/>
                <w:sz w:val="26"/>
                <w:szCs w:val="26"/>
              </w:rPr>
            </w:pPr>
            <w:ins w:id="477" w:author="Weekend Nguyen" w:date="2017-09-13T20:43:00Z">
              <w:r>
                <w:rPr>
                  <w:rFonts w:ascii="Times New Roman" w:hAnsi="Times New Roman" w:cs="Times New Roman"/>
                  <w:sz w:val="26"/>
                  <w:szCs w:val="26"/>
                </w:rPr>
                <w:lastRenderedPageBreak/>
                <w:t>UC011</w:t>
              </w:r>
            </w:ins>
          </w:p>
        </w:tc>
        <w:tc>
          <w:tcPr>
            <w:tcW w:w="942" w:type="pct"/>
          </w:tcPr>
          <w:p w:rsidR="00580DD4" w:rsidRPr="001A1D22" w:rsidRDefault="00580DD4" w:rsidP="00580DD4">
            <w:pPr>
              <w:spacing w:after="120"/>
              <w:rPr>
                <w:ins w:id="478" w:author="Weekend Nguyen" w:date="2017-08-20T21:29:00Z"/>
                <w:rFonts w:ascii="Times New Roman" w:hAnsi="Times New Roman" w:cs="Times New Roman"/>
                <w:sz w:val="26"/>
                <w:szCs w:val="26"/>
              </w:rPr>
            </w:pPr>
            <w:ins w:id="479" w:author="Weekend Nguyen" w:date="2017-08-20T21:34:00Z">
              <w:r>
                <w:rPr>
                  <w:rFonts w:ascii="Times New Roman" w:hAnsi="Times New Roman" w:cs="Times New Roman"/>
                  <w:sz w:val="26"/>
                  <w:szCs w:val="26"/>
                </w:rPr>
                <w:t>Thống kê thông tin khách hàng</w:t>
              </w:r>
            </w:ins>
          </w:p>
        </w:tc>
        <w:tc>
          <w:tcPr>
            <w:tcW w:w="1742" w:type="pct"/>
          </w:tcPr>
          <w:p w:rsidR="00580DD4" w:rsidRPr="001A1D22" w:rsidRDefault="00580DD4" w:rsidP="00580DD4">
            <w:pPr>
              <w:pStyle w:val="StyleTabletextBoldCentered"/>
              <w:spacing w:before="0" w:line="240" w:lineRule="auto"/>
              <w:rPr>
                <w:ins w:id="480" w:author="Weekend Nguyen" w:date="2017-08-20T21:29:00Z"/>
                <w:rFonts w:ascii="Times New Roman" w:hAnsi="Times New Roman"/>
                <w:b w:val="0"/>
                <w:bCs w:val="0"/>
                <w:sz w:val="26"/>
                <w:szCs w:val="26"/>
              </w:rPr>
            </w:pPr>
            <w:ins w:id="481" w:author="Weekend Nguyen" w:date="2017-08-20T21:50:00Z">
              <w:r>
                <w:rPr>
                  <w:rFonts w:ascii="Times New Roman" w:hAnsi="Times New Roman"/>
                  <w:b w:val="0"/>
                  <w:bCs w:val="0"/>
                  <w:sz w:val="26"/>
                  <w:szCs w:val="26"/>
                </w:rPr>
                <w:t xml:space="preserve">Thống kê thông tin khách hàng mua </w:t>
              </w:r>
            </w:ins>
            <w:ins w:id="482" w:author="Weekend Nguyen" w:date="2017-08-20T21:51:00Z">
              <w:r>
                <w:rPr>
                  <w:rFonts w:ascii="Times New Roman" w:hAnsi="Times New Roman"/>
                  <w:b w:val="0"/>
                  <w:bCs w:val="0"/>
                  <w:sz w:val="26"/>
                  <w:szCs w:val="26"/>
                </w:rPr>
                <w:t>thuốc trong tháng</w:t>
              </w:r>
            </w:ins>
          </w:p>
        </w:tc>
        <w:tc>
          <w:tcPr>
            <w:tcW w:w="978" w:type="pct"/>
          </w:tcPr>
          <w:p w:rsidR="00580DD4" w:rsidRPr="001A1D22" w:rsidRDefault="00580DD4" w:rsidP="00580DD4">
            <w:pPr>
              <w:spacing w:after="120"/>
              <w:rPr>
                <w:ins w:id="483" w:author="Weekend Nguyen" w:date="2017-08-20T21:29:00Z"/>
                <w:rFonts w:ascii="Times New Roman" w:hAnsi="Times New Roman" w:cs="Times New Roman"/>
                <w:sz w:val="26"/>
                <w:szCs w:val="26"/>
              </w:rPr>
            </w:pPr>
          </w:p>
        </w:tc>
        <w:tc>
          <w:tcPr>
            <w:tcW w:w="801" w:type="pct"/>
          </w:tcPr>
          <w:p w:rsidR="00580DD4" w:rsidRPr="001A1D22" w:rsidRDefault="00580DD4" w:rsidP="00580DD4">
            <w:pPr>
              <w:spacing w:after="120"/>
              <w:rPr>
                <w:ins w:id="484" w:author="Weekend Nguyen" w:date="2017-08-20T21:29:00Z"/>
                <w:rFonts w:ascii="Times New Roman" w:hAnsi="Times New Roman" w:cs="Times New Roman"/>
                <w:sz w:val="26"/>
                <w:szCs w:val="26"/>
              </w:rPr>
            </w:pPr>
          </w:p>
        </w:tc>
      </w:tr>
      <w:tr w:rsidR="00580DD4" w:rsidRPr="005103C6" w:rsidTr="000A384B">
        <w:trPr>
          <w:jc w:val="center"/>
          <w:ins w:id="485" w:author="Weekend Nguyen" w:date="2017-08-20T21:29:00Z"/>
        </w:trPr>
        <w:tc>
          <w:tcPr>
            <w:tcW w:w="537" w:type="pct"/>
          </w:tcPr>
          <w:p w:rsidR="00580DD4" w:rsidRDefault="00580DD4" w:rsidP="00580DD4">
            <w:pPr>
              <w:spacing w:after="120"/>
              <w:rPr>
                <w:ins w:id="486" w:author="Weekend Nguyen" w:date="2017-08-20T21:29:00Z"/>
                <w:rFonts w:ascii="Times New Roman" w:hAnsi="Times New Roman" w:cs="Times New Roman"/>
                <w:sz w:val="26"/>
                <w:szCs w:val="26"/>
              </w:rPr>
            </w:pPr>
            <w:ins w:id="487" w:author="Weekend Nguyen" w:date="2017-09-13T20:43:00Z">
              <w:r>
                <w:rPr>
                  <w:rFonts w:ascii="Times New Roman" w:hAnsi="Times New Roman" w:cs="Times New Roman"/>
                  <w:sz w:val="26"/>
                  <w:szCs w:val="26"/>
                </w:rPr>
                <w:t>UC012</w:t>
              </w:r>
            </w:ins>
          </w:p>
        </w:tc>
        <w:tc>
          <w:tcPr>
            <w:tcW w:w="942" w:type="pct"/>
          </w:tcPr>
          <w:p w:rsidR="00580DD4" w:rsidRPr="001A1D22" w:rsidRDefault="00580DD4" w:rsidP="00580DD4">
            <w:pPr>
              <w:spacing w:after="120"/>
              <w:rPr>
                <w:ins w:id="488" w:author="Weekend Nguyen" w:date="2017-08-20T21:29:00Z"/>
                <w:rFonts w:ascii="Times New Roman" w:hAnsi="Times New Roman" w:cs="Times New Roman"/>
                <w:sz w:val="26"/>
                <w:szCs w:val="26"/>
              </w:rPr>
            </w:pPr>
            <w:ins w:id="489" w:author="Weekend Nguyen" w:date="2017-08-20T21:35:00Z">
              <w:r>
                <w:rPr>
                  <w:rFonts w:ascii="Times New Roman" w:hAnsi="Times New Roman" w:cs="Times New Roman"/>
                  <w:sz w:val="26"/>
                  <w:szCs w:val="26"/>
                </w:rPr>
                <w:t>Thống kê số lượng và thông tin thuốc mới nhập</w:t>
              </w:r>
            </w:ins>
          </w:p>
        </w:tc>
        <w:tc>
          <w:tcPr>
            <w:tcW w:w="1742" w:type="pct"/>
          </w:tcPr>
          <w:p w:rsidR="00580DD4" w:rsidRPr="000A384B" w:rsidRDefault="00580DD4" w:rsidP="00580DD4">
            <w:pPr>
              <w:pStyle w:val="StyleTabletextBoldCentered"/>
              <w:spacing w:before="0" w:line="240" w:lineRule="auto"/>
              <w:rPr>
                <w:ins w:id="490" w:author="Weekend Nguyen" w:date="2017-08-20T21:29:00Z"/>
                <w:rFonts w:ascii="Times New Roman" w:hAnsi="Times New Roman"/>
                <w:b w:val="0"/>
                <w:bCs w:val="0"/>
                <w:sz w:val="26"/>
                <w:szCs w:val="26"/>
              </w:rPr>
            </w:pPr>
            <w:ins w:id="491" w:author="Weekend Nguyen" w:date="2017-08-20T21:54:00Z">
              <w:r w:rsidRPr="000A384B">
                <w:rPr>
                  <w:rFonts w:ascii="Times New Roman" w:hAnsi="Times New Roman"/>
                  <w:b w:val="0"/>
                  <w:sz w:val="26"/>
                  <w:szCs w:val="26"/>
                  <w:rPrChange w:id="492" w:author="Weekend Nguyen" w:date="2017-08-20T21:54:00Z">
                    <w:rPr>
                      <w:rFonts w:ascii="Times New Roman" w:hAnsi="Times New Roman"/>
                      <w:sz w:val="26"/>
                      <w:szCs w:val="26"/>
                    </w:rPr>
                  </w:rPrChange>
                </w:rPr>
                <w:t>Thống kê số lượng và thông tin thuốc mới nhập</w:t>
              </w:r>
            </w:ins>
          </w:p>
        </w:tc>
        <w:tc>
          <w:tcPr>
            <w:tcW w:w="978" w:type="pct"/>
          </w:tcPr>
          <w:p w:rsidR="00580DD4" w:rsidRPr="001A1D22" w:rsidRDefault="00580DD4" w:rsidP="00580DD4">
            <w:pPr>
              <w:spacing w:after="120"/>
              <w:rPr>
                <w:ins w:id="493" w:author="Weekend Nguyen" w:date="2017-08-20T21:29:00Z"/>
                <w:rFonts w:ascii="Times New Roman" w:hAnsi="Times New Roman" w:cs="Times New Roman"/>
                <w:sz w:val="26"/>
                <w:szCs w:val="26"/>
              </w:rPr>
            </w:pPr>
          </w:p>
        </w:tc>
        <w:tc>
          <w:tcPr>
            <w:tcW w:w="801" w:type="pct"/>
          </w:tcPr>
          <w:p w:rsidR="00580DD4" w:rsidRPr="001A1D22" w:rsidRDefault="00A02ABC" w:rsidP="00580DD4">
            <w:pPr>
              <w:spacing w:after="120"/>
              <w:rPr>
                <w:ins w:id="494" w:author="Weekend Nguyen" w:date="2017-08-20T21:29:00Z"/>
                <w:rFonts w:ascii="Times New Roman" w:hAnsi="Times New Roman" w:cs="Times New Roman"/>
                <w:sz w:val="26"/>
                <w:szCs w:val="26"/>
              </w:rPr>
            </w:pPr>
            <w:ins w:id="495" w:author="Weekend Nguyen" w:date="2017-09-13T21:18:00Z">
              <w:r>
                <w:rPr>
                  <w:rFonts w:ascii="Times New Roman" w:hAnsi="Times New Roman" w:cs="Times New Roman"/>
                  <w:sz w:val="26"/>
                  <w:szCs w:val="26"/>
                </w:rPr>
                <w:t>Chưa có sequence diagram</w:t>
              </w:r>
            </w:ins>
          </w:p>
        </w:tc>
      </w:tr>
      <w:tr w:rsidR="00580DD4" w:rsidRPr="005103C6" w:rsidTr="000A384B">
        <w:trPr>
          <w:jc w:val="center"/>
          <w:ins w:id="496" w:author="Weekend Nguyen" w:date="2017-08-20T21:29:00Z"/>
        </w:trPr>
        <w:tc>
          <w:tcPr>
            <w:tcW w:w="537" w:type="pct"/>
          </w:tcPr>
          <w:p w:rsidR="00580DD4" w:rsidRDefault="00580DD4" w:rsidP="00580DD4">
            <w:pPr>
              <w:spacing w:after="120"/>
              <w:rPr>
                <w:ins w:id="497" w:author="Weekend Nguyen" w:date="2017-08-20T21:29:00Z"/>
                <w:rFonts w:ascii="Times New Roman" w:hAnsi="Times New Roman" w:cs="Times New Roman"/>
                <w:sz w:val="26"/>
                <w:szCs w:val="26"/>
              </w:rPr>
            </w:pPr>
            <w:ins w:id="498" w:author="Weekend Nguyen" w:date="2017-09-13T20:43:00Z">
              <w:r>
                <w:rPr>
                  <w:rFonts w:ascii="Times New Roman" w:hAnsi="Times New Roman" w:cs="Times New Roman"/>
                  <w:sz w:val="26"/>
                  <w:szCs w:val="26"/>
                </w:rPr>
                <w:t>UC013</w:t>
              </w:r>
            </w:ins>
          </w:p>
        </w:tc>
        <w:tc>
          <w:tcPr>
            <w:tcW w:w="942" w:type="pct"/>
          </w:tcPr>
          <w:p w:rsidR="00580DD4" w:rsidRPr="001A1D22" w:rsidRDefault="00580DD4" w:rsidP="00580DD4">
            <w:pPr>
              <w:spacing w:after="120"/>
              <w:rPr>
                <w:ins w:id="499" w:author="Weekend Nguyen" w:date="2017-08-20T21:29:00Z"/>
                <w:rFonts w:ascii="Times New Roman" w:hAnsi="Times New Roman" w:cs="Times New Roman"/>
                <w:sz w:val="26"/>
                <w:szCs w:val="26"/>
              </w:rPr>
            </w:pPr>
            <w:ins w:id="500" w:author="Weekend Nguyen" w:date="2017-08-20T21:35:00Z">
              <w:r>
                <w:rPr>
                  <w:rFonts w:ascii="Times New Roman" w:hAnsi="Times New Roman" w:cs="Times New Roman"/>
                  <w:sz w:val="26"/>
                  <w:szCs w:val="26"/>
                </w:rPr>
                <w:t>Thống kê số lượng và thông tin thuốc hết hạn</w:t>
              </w:r>
            </w:ins>
          </w:p>
        </w:tc>
        <w:tc>
          <w:tcPr>
            <w:tcW w:w="1742" w:type="pct"/>
          </w:tcPr>
          <w:p w:rsidR="00580DD4" w:rsidRPr="000A384B" w:rsidRDefault="00580DD4" w:rsidP="00580DD4">
            <w:pPr>
              <w:pStyle w:val="StyleTabletextBoldCentered"/>
              <w:spacing w:before="0" w:line="240" w:lineRule="auto"/>
              <w:rPr>
                <w:ins w:id="501" w:author="Weekend Nguyen" w:date="2017-08-20T21:29:00Z"/>
                <w:rFonts w:ascii="Times New Roman" w:hAnsi="Times New Roman"/>
                <w:b w:val="0"/>
                <w:bCs w:val="0"/>
                <w:sz w:val="26"/>
                <w:szCs w:val="26"/>
              </w:rPr>
            </w:pPr>
            <w:ins w:id="502" w:author="Weekend Nguyen" w:date="2017-08-20T21:54:00Z">
              <w:r w:rsidRPr="000A384B">
                <w:rPr>
                  <w:rFonts w:ascii="Times New Roman" w:hAnsi="Times New Roman"/>
                  <w:b w:val="0"/>
                  <w:sz w:val="26"/>
                  <w:szCs w:val="26"/>
                  <w:rPrChange w:id="503" w:author="Weekend Nguyen" w:date="2017-08-20T21:54:00Z">
                    <w:rPr>
                      <w:rFonts w:ascii="Times New Roman" w:hAnsi="Times New Roman"/>
                      <w:sz w:val="26"/>
                      <w:szCs w:val="26"/>
                    </w:rPr>
                  </w:rPrChange>
                </w:rPr>
                <w:t>Thống kê số lượng và thông tin thuốc hết hạn</w:t>
              </w:r>
            </w:ins>
          </w:p>
        </w:tc>
        <w:tc>
          <w:tcPr>
            <w:tcW w:w="978" w:type="pct"/>
          </w:tcPr>
          <w:p w:rsidR="00580DD4" w:rsidRPr="001A1D22" w:rsidRDefault="00580DD4" w:rsidP="00580DD4">
            <w:pPr>
              <w:spacing w:after="120"/>
              <w:rPr>
                <w:ins w:id="504" w:author="Weekend Nguyen" w:date="2017-08-20T21:29:00Z"/>
                <w:rFonts w:ascii="Times New Roman" w:hAnsi="Times New Roman" w:cs="Times New Roman"/>
                <w:sz w:val="26"/>
                <w:szCs w:val="26"/>
              </w:rPr>
            </w:pPr>
          </w:p>
        </w:tc>
        <w:tc>
          <w:tcPr>
            <w:tcW w:w="801" w:type="pct"/>
          </w:tcPr>
          <w:p w:rsidR="00580DD4" w:rsidRPr="001A1D22" w:rsidRDefault="00A02ABC" w:rsidP="00580DD4">
            <w:pPr>
              <w:spacing w:after="120"/>
              <w:rPr>
                <w:ins w:id="505" w:author="Weekend Nguyen" w:date="2017-08-20T21:29:00Z"/>
                <w:rFonts w:ascii="Times New Roman" w:hAnsi="Times New Roman" w:cs="Times New Roman"/>
                <w:sz w:val="26"/>
                <w:szCs w:val="26"/>
              </w:rPr>
            </w:pPr>
            <w:ins w:id="506" w:author="Weekend Nguyen" w:date="2017-09-13T21:18:00Z">
              <w:r>
                <w:rPr>
                  <w:rFonts w:ascii="Times New Roman" w:hAnsi="Times New Roman" w:cs="Times New Roman"/>
                  <w:sz w:val="26"/>
                  <w:szCs w:val="26"/>
                </w:rPr>
                <w:t>Chưa có sequence diagram</w:t>
              </w:r>
            </w:ins>
          </w:p>
        </w:tc>
      </w:tr>
      <w:tr w:rsidR="00580DD4" w:rsidRPr="005103C6" w:rsidTr="000A384B">
        <w:trPr>
          <w:jc w:val="center"/>
          <w:ins w:id="507" w:author="Weekend Nguyen" w:date="2017-08-20T21:29:00Z"/>
        </w:trPr>
        <w:tc>
          <w:tcPr>
            <w:tcW w:w="537" w:type="pct"/>
          </w:tcPr>
          <w:p w:rsidR="00580DD4" w:rsidRDefault="00580DD4" w:rsidP="00580DD4">
            <w:pPr>
              <w:spacing w:after="120"/>
              <w:rPr>
                <w:ins w:id="508" w:author="Weekend Nguyen" w:date="2017-08-20T21:29:00Z"/>
                <w:rFonts w:ascii="Times New Roman" w:hAnsi="Times New Roman" w:cs="Times New Roman"/>
                <w:sz w:val="26"/>
                <w:szCs w:val="26"/>
              </w:rPr>
            </w:pPr>
            <w:ins w:id="509" w:author="Weekend Nguyen" w:date="2017-09-13T20:43:00Z">
              <w:r>
                <w:rPr>
                  <w:rFonts w:ascii="Times New Roman" w:hAnsi="Times New Roman" w:cs="Times New Roman"/>
                  <w:sz w:val="26"/>
                  <w:szCs w:val="26"/>
                </w:rPr>
                <w:t>UC014</w:t>
              </w:r>
            </w:ins>
          </w:p>
        </w:tc>
        <w:tc>
          <w:tcPr>
            <w:tcW w:w="942" w:type="pct"/>
          </w:tcPr>
          <w:p w:rsidR="00580DD4" w:rsidRPr="001A1D22" w:rsidRDefault="00580DD4" w:rsidP="00580DD4">
            <w:pPr>
              <w:spacing w:after="120"/>
              <w:rPr>
                <w:ins w:id="510" w:author="Weekend Nguyen" w:date="2017-08-20T21:29:00Z"/>
                <w:rFonts w:ascii="Times New Roman" w:hAnsi="Times New Roman" w:cs="Times New Roman"/>
                <w:sz w:val="26"/>
                <w:szCs w:val="26"/>
              </w:rPr>
            </w:pPr>
            <w:ins w:id="511" w:author="Weekend Nguyen" w:date="2017-08-20T21:36:00Z">
              <w:r>
                <w:rPr>
                  <w:rFonts w:ascii="Times New Roman" w:hAnsi="Times New Roman" w:cs="Times New Roman"/>
                  <w:sz w:val="26"/>
                  <w:szCs w:val="26"/>
                </w:rPr>
                <w:t>Quản lý tài khoản nhân viên</w:t>
              </w:r>
            </w:ins>
          </w:p>
        </w:tc>
        <w:tc>
          <w:tcPr>
            <w:tcW w:w="1742" w:type="pct"/>
          </w:tcPr>
          <w:p w:rsidR="00580DD4" w:rsidRPr="001A1D22" w:rsidRDefault="00580DD4" w:rsidP="00580DD4">
            <w:pPr>
              <w:pStyle w:val="StyleTabletextBoldCentered"/>
              <w:spacing w:before="0" w:line="240" w:lineRule="auto"/>
              <w:rPr>
                <w:ins w:id="512" w:author="Weekend Nguyen" w:date="2017-08-20T21:29:00Z"/>
                <w:rFonts w:ascii="Times New Roman" w:hAnsi="Times New Roman"/>
                <w:b w:val="0"/>
                <w:bCs w:val="0"/>
                <w:sz w:val="26"/>
                <w:szCs w:val="26"/>
              </w:rPr>
            </w:pPr>
            <w:ins w:id="513" w:author="Weekend Nguyen" w:date="2017-09-13T20:46:00Z">
              <w:r>
                <w:rPr>
                  <w:rFonts w:ascii="Times New Roman" w:hAnsi="Times New Roman"/>
                  <w:b w:val="0"/>
                  <w:bCs w:val="0"/>
                  <w:sz w:val="26"/>
                  <w:szCs w:val="26"/>
                </w:rPr>
                <w:t>Xem</w:t>
              </w:r>
            </w:ins>
            <w:ins w:id="514" w:author="Weekend Nguyen" w:date="2017-08-20T21:59:00Z">
              <w:r>
                <w:rPr>
                  <w:rFonts w:ascii="Times New Roman" w:hAnsi="Times New Roman"/>
                  <w:b w:val="0"/>
                  <w:bCs w:val="0"/>
                  <w:sz w:val="26"/>
                  <w:szCs w:val="26"/>
                </w:rPr>
                <w:t xml:space="preserve"> tài khoản, phân quyền và quản lý tài khoản nhân viên</w:t>
              </w:r>
            </w:ins>
          </w:p>
        </w:tc>
        <w:tc>
          <w:tcPr>
            <w:tcW w:w="978" w:type="pct"/>
          </w:tcPr>
          <w:p w:rsidR="00580DD4" w:rsidRPr="001A1D22" w:rsidRDefault="00580DD4" w:rsidP="00580DD4">
            <w:pPr>
              <w:spacing w:after="120"/>
              <w:rPr>
                <w:ins w:id="515" w:author="Weekend Nguyen" w:date="2017-08-20T21:29:00Z"/>
                <w:rFonts w:ascii="Times New Roman" w:hAnsi="Times New Roman" w:cs="Times New Roman"/>
                <w:sz w:val="26"/>
                <w:szCs w:val="26"/>
              </w:rPr>
            </w:pPr>
          </w:p>
        </w:tc>
        <w:tc>
          <w:tcPr>
            <w:tcW w:w="801" w:type="pct"/>
          </w:tcPr>
          <w:p w:rsidR="00580DD4" w:rsidRPr="001A1D22" w:rsidRDefault="00580DD4" w:rsidP="00580DD4">
            <w:pPr>
              <w:spacing w:after="120"/>
              <w:rPr>
                <w:ins w:id="516" w:author="Weekend Nguyen" w:date="2017-08-20T21:29:00Z"/>
                <w:rFonts w:ascii="Times New Roman" w:hAnsi="Times New Roman" w:cs="Times New Roman"/>
                <w:sz w:val="26"/>
                <w:szCs w:val="26"/>
              </w:rPr>
            </w:pPr>
          </w:p>
        </w:tc>
      </w:tr>
      <w:tr w:rsidR="00580DD4" w:rsidRPr="005103C6" w:rsidTr="000A384B">
        <w:trPr>
          <w:jc w:val="center"/>
          <w:ins w:id="517" w:author="Weekend Nguyen" w:date="2017-09-13T20:40:00Z"/>
        </w:trPr>
        <w:tc>
          <w:tcPr>
            <w:tcW w:w="537" w:type="pct"/>
          </w:tcPr>
          <w:p w:rsidR="00580DD4" w:rsidRDefault="00580DD4" w:rsidP="003A5B62">
            <w:pPr>
              <w:spacing w:after="120"/>
              <w:rPr>
                <w:ins w:id="518" w:author="Weekend Nguyen" w:date="2017-09-13T20:40:00Z"/>
                <w:rFonts w:ascii="Times New Roman" w:hAnsi="Times New Roman" w:cs="Times New Roman"/>
                <w:sz w:val="26"/>
                <w:szCs w:val="26"/>
              </w:rPr>
            </w:pPr>
            <w:ins w:id="519" w:author="Weekend Nguyen" w:date="2017-09-13T20:44:00Z">
              <w:r>
                <w:rPr>
                  <w:rFonts w:ascii="Times New Roman" w:hAnsi="Times New Roman" w:cs="Times New Roman"/>
                  <w:sz w:val="26"/>
                  <w:szCs w:val="26"/>
                </w:rPr>
                <w:t>UC015</w:t>
              </w:r>
            </w:ins>
          </w:p>
        </w:tc>
        <w:tc>
          <w:tcPr>
            <w:tcW w:w="942" w:type="pct"/>
          </w:tcPr>
          <w:p w:rsidR="00580DD4" w:rsidRDefault="00580DD4" w:rsidP="003A5B62">
            <w:pPr>
              <w:spacing w:after="120"/>
              <w:rPr>
                <w:ins w:id="520" w:author="Weekend Nguyen" w:date="2017-09-13T20:40:00Z"/>
                <w:rFonts w:ascii="Times New Roman" w:hAnsi="Times New Roman" w:cs="Times New Roman"/>
                <w:sz w:val="26"/>
                <w:szCs w:val="26"/>
              </w:rPr>
            </w:pPr>
            <w:ins w:id="521" w:author="Weekend Nguyen" w:date="2017-09-13T20:44:00Z">
              <w:r>
                <w:rPr>
                  <w:rFonts w:ascii="Times New Roman" w:hAnsi="Times New Roman" w:cs="Times New Roman"/>
                  <w:sz w:val="26"/>
                  <w:szCs w:val="26"/>
                </w:rPr>
                <w:t>Thêm tài khoản</w:t>
              </w:r>
            </w:ins>
          </w:p>
        </w:tc>
        <w:tc>
          <w:tcPr>
            <w:tcW w:w="1742" w:type="pct"/>
          </w:tcPr>
          <w:p w:rsidR="00580DD4" w:rsidRDefault="00736E72" w:rsidP="003A5B62">
            <w:pPr>
              <w:pStyle w:val="StyleTabletextBoldCentered"/>
              <w:spacing w:before="0" w:line="240" w:lineRule="auto"/>
              <w:rPr>
                <w:ins w:id="522" w:author="Weekend Nguyen" w:date="2017-09-13T20:40:00Z"/>
                <w:rFonts w:ascii="Times New Roman" w:hAnsi="Times New Roman"/>
                <w:b w:val="0"/>
                <w:bCs w:val="0"/>
                <w:sz w:val="26"/>
                <w:szCs w:val="26"/>
              </w:rPr>
            </w:pPr>
            <w:ins w:id="523" w:author="Weekend Nguyen" w:date="2017-09-13T20:46:00Z">
              <w:r>
                <w:rPr>
                  <w:rFonts w:ascii="Times New Roman" w:hAnsi="Times New Roman"/>
                  <w:b w:val="0"/>
                  <w:bCs w:val="0"/>
                  <w:sz w:val="26"/>
                  <w:szCs w:val="26"/>
                </w:rPr>
                <w:t>Thêm tài khoản</w:t>
              </w:r>
            </w:ins>
          </w:p>
        </w:tc>
        <w:tc>
          <w:tcPr>
            <w:tcW w:w="978" w:type="pct"/>
          </w:tcPr>
          <w:p w:rsidR="00580DD4" w:rsidRPr="001A1D22" w:rsidRDefault="00580DD4" w:rsidP="003A5B62">
            <w:pPr>
              <w:spacing w:after="120"/>
              <w:rPr>
                <w:ins w:id="524" w:author="Weekend Nguyen" w:date="2017-09-13T20:40:00Z"/>
                <w:rFonts w:ascii="Times New Roman" w:hAnsi="Times New Roman" w:cs="Times New Roman"/>
                <w:sz w:val="26"/>
                <w:szCs w:val="26"/>
              </w:rPr>
            </w:pPr>
          </w:p>
        </w:tc>
        <w:tc>
          <w:tcPr>
            <w:tcW w:w="801" w:type="pct"/>
          </w:tcPr>
          <w:p w:rsidR="00580DD4" w:rsidRPr="001A1D22" w:rsidRDefault="0094336C" w:rsidP="003A5B62">
            <w:pPr>
              <w:spacing w:after="120"/>
              <w:rPr>
                <w:ins w:id="525" w:author="Weekend Nguyen" w:date="2017-09-13T20:40:00Z"/>
                <w:rFonts w:ascii="Times New Roman" w:hAnsi="Times New Roman" w:cs="Times New Roman"/>
                <w:sz w:val="26"/>
                <w:szCs w:val="26"/>
              </w:rPr>
            </w:pPr>
            <w:ins w:id="526" w:author="Weekend Nguyen" w:date="2017-09-13T20:54:00Z">
              <w:r>
                <w:rPr>
                  <w:rFonts w:ascii="Times New Roman" w:hAnsi="Times New Roman" w:cs="Times New Roman"/>
                  <w:sz w:val="26"/>
                  <w:szCs w:val="26"/>
                </w:rPr>
                <w:t>Chưa hoàn thành</w:t>
              </w:r>
            </w:ins>
          </w:p>
        </w:tc>
      </w:tr>
      <w:tr w:rsidR="00580DD4" w:rsidRPr="005103C6" w:rsidTr="000A384B">
        <w:trPr>
          <w:jc w:val="center"/>
          <w:ins w:id="527" w:author="Weekend Nguyen" w:date="2017-09-13T20:44:00Z"/>
        </w:trPr>
        <w:tc>
          <w:tcPr>
            <w:tcW w:w="537" w:type="pct"/>
          </w:tcPr>
          <w:p w:rsidR="00580DD4" w:rsidRDefault="00580DD4" w:rsidP="003A5B62">
            <w:pPr>
              <w:spacing w:after="120"/>
              <w:rPr>
                <w:ins w:id="528" w:author="Weekend Nguyen" w:date="2017-09-13T20:44:00Z"/>
                <w:rFonts w:ascii="Times New Roman" w:hAnsi="Times New Roman" w:cs="Times New Roman"/>
                <w:sz w:val="26"/>
                <w:szCs w:val="26"/>
              </w:rPr>
            </w:pPr>
            <w:ins w:id="529" w:author="Weekend Nguyen" w:date="2017-09-13T20:44:00Z">
              <w:r>
                <w:rPr>
                  <w:rFonts w:ascii="Times New Roman" w:hAnsi="Times New Roman" w:cs="Times New Roman"/>
                  <w:sz w:val="26"/>
                  <w:szCs w:val="26"/>
                </w:rPr>
                <w:t>UC016</w:t>
              </w:r>
            </w:ins>
          </w:p>
        </w:tc>
        <w:tc>
          <w:tcPr>
            <w:tcW w:w="942" w:type="pct"/>
          </w:tcPr>
          <w:p w:rsidR="00580DD4" w:rsidRDefault="00580DD4" w:rsidP="003A5B62">
            <w:pPr>
              <w:spacing w:after="120"/>
              <w:rPr>
                <w:ins w:id="530" w:author="Weekend Nguyen" w:date="2017-09-13T20:44:00Z"/>
                <w:rFonts w:ascii="Times New Roman" w:hAnsi="Times New Roman" w:cs="Times New Roman"/>
                <w:sz w:val="26"/>
                <w:szCs w:val="26"/>
              </w:rPr>
            </w:pPr>
            <w:ins w:id="531" w:author="Weekend Nguyen" w:date="2017-09-13T20:44:00Z">
              <w:r>
                <w:rPr>
                  <w:rFonts w:ascii="Times New Roman" w:hAnsi="Times New Roman" w:cs="Times New Roman"/>
                  <w:sz w:val="26"/>
                  <w:szCs w:val="26"/>
                </w:rPr>
                <w:t>Cập nhật tài khoản</w:t>
              </w:r>
            </w:ins>
          </w:p>
        </w:tc>
        <w:tc>
          <w:tcPr>
            <w:tcW w:w="1742" w:type="pct"/>
          </w:tcPr>
          <w:p w:rsidR="00580DD4" w:rsidRDefault="00736E72" w:rsidP="003A5B62">
            <w:pPr>
              <w:pStyle w:val="StyleTabletextBoldCentered"/>
              <w:spacing w:before="0" w:line="240" w:lineRule="auto"/>
              <w:rPr>
                <w:ins w:id="532" w:author="Weekend Nguyen" w:date="2017-09-13T20:44:00Z"/>
                <w:rFonts w:ascii="Times New Roman" w:hAnsi="Times New Roman"/>
                <w:b w:val="0"/>
                <w:bCs w:val="0"/>
                <w:sz w:val="26"/>
                <w:szCs w:val="26"/>
              </w:rPr>
            </w:pPr>
            <w:ins w:id="533" w:author="Weekend Nguyen" w:date="2017-09-13T20:46:00Z">
              <w:r>
                <w:rPr>
                  <w:rFonts w:ascii="Times New Roman" w:hAnsi="Times New Roman"/>
                  <w:b w:val="0"/>
                  <w:bCs w:val="0"/>
                  <w:sz w:val="26"/>
                  <w:szCs w:val="26"/>
                </w:rPr>
                <w:t>Cập nhật tài khoản</w:t>
              </w:r>
            </w:ins>
          </w:p>
        </w:tc>
        <w:tc>
          <w:tcPr>
            <w:tcW w:w="978" w:type="pct"/>
          </w:tcPr>
          <w:p w:rsidR="00580DD4" w:rsidRPr="001A1D22" w:rsidRDefault="00580DD4" w:rsidP="003A5B62">
            <w:pPr>
              <w:spacing w:after="120"/>
              <w:rPr>
                <w:ins w:id="534" w:author="Weekend Nguyen" w:date="2017-09-13T20:44:00Z"/>
                <w:rFonts w:ascii="Times New Roman" w:hAnsi="Times New Roman" w:cs="Times New Roman"/>
                <w:sz w:val="26"/>
                <w:szCs w:val="26"/>
              </w:rPr>
            </w:pPr>
          </w:p>
        </w:tc>
        <w:tc>
          <w:tcPr>
            <w:tcW w:w="801" w:type="pct"/>
          </w:tcPr>
          <w:p w:rsidR="00580DD4" w:rsidRPr="001A1D22" w:rsidRDefault="0094336C" w:rsidP="003A5B62">
            <w:pPr>
              <w:spacing w:after="120"/>
              <w:rPr>
                <w:ins w:id="535" w:author="Weekend Nguyen" w:date="2017-09-13T20:44:00Z"/>
                <w:rFonts w:ascii="Times New Roman" w:hAnsi="Times New Roman" w:cs="Times New Roman"/>
                <w:sz w:val="26"/>
                <w:szCs w:val="26"/>
              </w:rPr>
            </w:pPr>
            <w:ins w:id="536" w:author="Weekend Nguyen" w:date="2017-09-13T20:54:00Z">
              <w:r>
                <w:rPr>
                  <w:rFonts w:ascii="Times New Roman" w:hAnsi="Times New Roman" w:cs="Times New Roman"/>
                  <w:sz w:val="26"/>
                  <w:szCs w:val="26"/>
                </w:rPr>
                <w:t>Chưa hoàn thành</w:t>
              </w:r>
            </w:ins>
          </w:p>
        </w:tc>
      </w:tr>
      <w:tr w:rsidR="00580DD4" w:rsidRPr="005103C6" w:rsidTr="000A384B">
        <w:trPr>
          <w:jc w:val="center"/>
          <w:ins w:id="537" w:author="Weekend Nguyen" w:date="2017-09-13T20:44:00Z"/>
        </w:trPr>
        <w:tc>
          <w:tcPr>
            <w:tcW w:w="537" w:type="pct"/>
          </w:tcPr>
          <w:p w:rsidR="00580DD4" w:rsidRDefault="00580DD4" w:rsidP="003A5B62">
            <w:pPr>
              <w:spacing w:after="120"/>
              <w:rPr>
                <w:ins w:id="538" w:author="Weekend Nguyen" w:date="2017-09-13T20:44:00Z"/>
                <w:rFonts w:ascii="Times New Roman" w:hAnsi="Times New Roman" w:cs="Times New Roman"/>
                <w:sz w:val="26"/>
                <w:szCs w:val="26"/>
              </w:rPr>
            </w:pPr>
            <w:ins w:id="539" w:author="Weekend Nguyen" w:date="2017-09-13T20:44:00Z">
              <w:r>
                <w:rPr>
                  <w:rFonts w:ascii="Times New Roman" w:hAnsi="Times New Roman" w:cs="Times New Roman"/>
                  <w:sz w:val="26"/>
                  <w:szCs w:val="26"/>
                </w:rPr>
                <w:t>UC017</w:t>
              </w:r>
            </w:ins>
          </w:p>
        </w:tc>
        <w:tc>
          <w:tcPr>
            <w:tcW w:w="942" w:type="pct"/>
          </w:tcPr>
          <w:p w:rsidR="00580DD4" w:rsidRDefault="00580DD4" w:rsidP="003A5B62">
            <w:pPr>
              <w:spacing w:after="120"/>
              <w:rPr>
                <w:ins w:id="540" w:author="Weekend Nguyen" w:date="2017-09-13T20:44:00Z"/>
                <w:rFonts w:ascii="Times New Roman" w:hAnsi="Times New Roman" w:cs="Times New Roman"/>
                <w:sz w:val="26"/>
                <w:szCs w:val="26"/>
              </w:rPr>
            </w:pPr>
            <w:ins w:id="541" w:author="Weekend Nguyen" w:date="2017-09-13T20:44:00Z">
              <w:r>
                <w:rPr>
                  <w:rFonts w:ascii="Times New Roman" w:hAnsi="Times New Roman" w:cs="Times New Roman"/>
                  <w:sz w:val="26"/>
                  <w:szCs w:val="26"/>
                </w:rPr>
                <w:t>Xóa tài khoản</w:t>
              </w:r>
            </w:ins>
          </w:p>
        </w:tc>
        <w:tc>
          <w:tcPr>
            <w:tcW w:w="1742" w:type="pct"/>
          </w:tcPr>
          <w:p w:rsidR="00580DD4" w:rsidRDefault="00736E72" w:rsidP="003A5B62">
            <w:pPr>
              <w:pStyle w:val="StyleTabletextBoldCentered"/>
              <w:spacing w:before="0" w:line="240" w:lineRule="auto"/>
              <w:rPr>
                <w:ins w:id="542" w:author="Weekend Nguyen" w:date="2017-09-13T20:44:00Z"/>
                <w:rFonts w:ascii="Times New Roman" w:hAnsi="Times New Roman"/>
                <w:b w:val="0"/>
                <w:bCs w:val="0"/>
                <w:sz w:val="26"/>
                <w:szCs w:val="26"/>
              </w:rPr>
            </w:pPr>
            <w:ins w:id="543" w:author="Weekend Nguyen" w:date="2017-09-13T20:46:00Z">
              <w:r>
                <w:rPr>
                  <w:rFonts w:ascii="Times New Roman" w:hAnsi="Times New Roman"/>
                  <w:b w:val="0"/>
                  <w:bCs w:val="0"/>
                  <w:sz w:val="26"/>
                  <w:szCs w:val="26"/>
                </w:rPr>
                <w:t>Xóa tài khoản</w:t>
              </w:r>
            </w:ins>
          </w:p>
        </w:tc>
        <w:tc>
          <w:tcPr>
            <w:tcW w:w="978" w:type="pct"/>
          </w:tcPr>
          <w:p w:rsidR="00580DD4" w:rsidRPr="001A1D22" w:rsidRDefault="00580DD4" w:rsidP="003A5B62">
            <w:pPr>
              <w:spacing w:after="120"/>
              <w:rPr>
                <w:ins w:id="544" w:author="Weekend Nguyen" w:date="2017-09-13T20:44:00Z"/>
                <w:rFonts w:ascii="Times New Roman" w:hAnsi="Times New Roman" w:cs="Times New Roman"/>
                <w:sz w:val="26"/>
                <w:szCs w:val="26"/>
              </w:rPr>
            </w:pPr>
          </w:p>
        </w:tc>
        <w:tc>
          <w:tcPr>
            <w:tcW w:w="801" w:type="pct"/>
          </w:tcPr>
          <w:p w:rsidR="00580DD4" w:rsidRPr="001A1D22" w:rsidRDefault="0094336C" w:rsidP="003A5B62">
            <w:pPr>
              <w:spacing w:after="120"/>
              <w:rPr>
                <w:ins w:id="545" w:author="Weekend Nguyen" w:date="2017-09-13T20:44:00Z"/>
                <w:rFonts w:ascii="Times New Roman" w:hAnsi="Times New Roman" w:cs="Times New Roman"/>
                <w:sz w:val="26"/>
                <w:szCs w:val="26"/>
              </w:rPr>
            </w:pPr>
            <w:ins w:id="546" w:author="Weekend Nguyen" w:date="2017-09-13T20:54:00Z">
              <w:r>
                <w:rPr>
                  <w:rFonts w:ascii="Times New Roman" w:hAnsi="Times New Roman" w:cs="Times New Roman"/>
                  <w:sz w:val="26"/>
                  <w:szCs w:val="26"/>
                </w:rPr>
                <w:t>Chưa hoàn thành</w:t>
              </w:r>
            </w:ins>
          </w:p>
        </w:tc>
      </w:tr>
    </w:tbl>
    <w:p w:rsidR="00674208" w:rsidRPr="005103C6" w:rsidDel="005C2450" w:rsidRDefault="00674208" w:rsidP="003A5B62">
      <w:pPr>
        <w:spacing w:after="120" w:line="240" w:lineRule="auto"/>
        <w:ind w:left="720"/>
        <w:rPr>
          <w:del w:id="547" w:author="Weekend Nguyen" w:date="2017-08-20T21:36:00Z"/>
          <w:rFonts w:ascii="Times New Roman" w:hAnsi="Times New Roman" w:cs="Times New Roman"/>
          <w:i/>
          <w:color w:val="0000FF"/>
          <w:sz w:val="26"/>
          <w:szCs w:val="26"/>
        </w:rPr>
      </w:pPr>
      <w:del w:id="548" w:author="Weekend Nguyen" w:date="2017-08-20T21:36:00Z">
        <w:r w:rsidRPr="005103C6" w:rsidDel="005C2450">
          <w:rPr>
            <w:rFonts w:ascii="Times New Roman" w:hAnsi="Times New Roman" w:cs="Times New Roman"/>
            <w:i/>
            <w:color w:val="0000FF"/>
            <w:sz w:val="26"/>
            <w:szCs w:val="26"/>
          </w:rPr>
          <w:delText>Trong đó: UC: Quy cách đánh số Use case và 001, 002…: là số thứ tự của use case</w:delText>
        </w:r>
      </w:del>
    </w:p>
    <w:p w:rsidR="00EA666F" w:rsidRPr="005103C6" w:rsidRDefault="00EA666F" w:rsidP="003A5B62">
      <w:pPr>
        <w:spacing w:after="120" w:line="240" w:lineRule="auto"/>
        <w:ind w:left="720"/>
        <w:rPr>
          <w:rFonts w:ascii="Times New Roman" w:hAnsi="Times New Roman" w:cs="Times New Roman"/>
          <w:i/>
          <w:color w:val="0000FF"/>
          <w:sz w:val="26"/>
          <w:szCs w:val="26"/>
        </w:rPr>
      </w:pPr>
    </w:p>
    <w:p w:rsidR="00674208" w:rsidRPr="005103C6" w:rsidDel="00402327" w:rsidRDefault="00674208" w:rsidP="003A5B62">
      <w:pPr>
        <w:pStyle w:val="Heading2"/>
        <w:spacing w:before="0" w:line="240" w:lineRule="auto"/>
        <w:ind w:left="600" w:hanging="600"/>
        <w:rPr>
          <w:del w:id="549" w:author="Weekend Nguyen" w:date="2017-09-13T20:25:00Z"/>
          <w:rFonts w:ascii="Times New Roman" w:hAnsi="Times New Roman"/>
          <w:sz w:val="26"/>
          <w:szCs w:val="26"/>
        </w:rPr>
      </w:pPr>
      <w:bookmarkStart w:id="550" w:name="_Toc207611054"/>
      <w:bookmarkStart w:id="551" w:name="_Toc457113517"/>
      <w:del w:id="552" w:author="Weekend Nguyen" w:date="2017-09-13T20:25:00Z">
        <w:r w:rsidRPr="005103C6" w:rsidDel="00402327">
          <w:rPr>
            <w:rFonts w:ascii="Times New Roman" w:hAnsi="Times New Roman"/>
            <w:sz w:val="26"/>
            <w:szCs w:val="26"/>
          </w:rPr>
          <w:delText>Các điều kiện phụ thuộc</w:delText>
        </w:r>
        <w:bookmarkEnd w:id="550"/>
        <w:bookmarkEnd w:id="551"/>
        <w:r w:rsidRPr="005103C6" w:rsidDel="00402327">
          <w:rPr>
            <w:rFonts w:ascii="Times New Roman" w:hAnsi="Times New Roman"/>
            <w:sz w:val="26"/>
            <w:szCs w:val="26"/>
          </w:rPr>
          <w:tab/>
        </w:r>
      </w:del>
    </w:p>
    <w:p w:rsidR="00674208" w:rsidRPr="005103C6" w:rsidDel="00402327" w:rsidRDefault="00674208" w:rsidP="003A5B62">
      <w:pPr>
        <w:pStyle w:val="notes"/>
        <w:rPr>
          <w:del w:id="553" w:author="Weekend Nguyen" w:date="2017-09-13T20:25:00Z"/>
        </w:rPr>
      </w:pPr>
      <w:del w:id="554" w:author="Weekend Nguyen" w:date="2017-09-13T20:25:00Z">
        <w:r w:rsidRPr="005103C6" w:rsidDel="00402327">
          <w:delTex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delText>
        </w:r>
      </w:del>
    </w:p>
    <w:p w:rsidR="002F7CA4" w:rsidRPr="005103C6" w:rsidRDefault="002F7CA4" w:rsidP="003A5B62">
      <w:pPr>
        <w:spacing w:after="120" w:line="240" w:lineRule="auto"/>
        <w:rPr>
          <w:rFonts w:ascii="Times New Roman" w:eastAsia="Times New Roman" w:hAnsi="Times New Roman" w:cs="Times New Roman"/>
          <w:b/>
          <w:sz w:val="26"/>
          <w:szCs w:val="26"/>
        </w:rPr>
      </w:pPr>
      <w:bookmarkStart w:id="555" w:name="_Toc207611055"/>
      <w:r w:rsidRPr="005103C6">
        <w:rPr>
          <w:rFonts w:ascii="Times New Roman" w:hAnsi="Times New Roman" w:cs="Times New Roman"/>
          <w:b/>
          <w:sz w:val="26"/>
          <w:szCs w:val="26"/>
        </w:rPr>
        <w:br w:type="page"/>
      </w:r>
    </w:p>
    <w:p w:rsidR="00674208" w:rsidRPr="005103C6" w:rsidRDefault="00674208" w:rsidP="003A5B62">
      <w:pPr>
        <w:pStyle w:val="Heading1"/>
        <w:spacing w:before="0" w:line="240" w:lineRule="auto"/>
        <w:ind w:left="480" w:hanging="480"/>
        <w:rPr>
          <w:rFonts w:ascii="Times New Roman" w:hAnsi="Times New Roman"/>
          <w:b/>
          <w:sz w:val="26"/>
          <w:szCs w:val="26"/>
        </w:rPr>
      </w:pPr>
      <w:bookmarkStart w:id="556" w:name="_Toc457113518"/>
      <w:r w:rsidRPr="005103C6">
        <w:rPr>
          <w:rFonts w:ascii="Times New Roman" w:hAnsi="Times New Roman"/>
          <w:b/>
          <w:sz w:val="26"/>
          <w:szCs w:val="26"/>
        </w:rPr>
        <w:lastRenderedPageBreak/>
        <w:t>ĐẶC TẢ CÁC YÊU CẦU CHỨC NĂNG (FUNCTIONAL)</w:t>
      </w:r>
      <w:bookmarkEnd w:id="555"/>
      <w:bookmarkEnd w:id="556"/>
    </w:p>
    <w:p w:rsidR="00674208" w:rsidRPr="005103C6" w:rsidDel="00225E3A" w:rsidRDefault="00674208" w:rsidP="003A5B62">
      <w:pPr>
        <w:pStyle w:val="notes"/>
        <w:rPr>
          <w:del w:id="557" w:author="Weekend Nguyen" w:date="2017-09-13T20:49:00Z"/>
        </w:rPr>
      </w:pPr>
      <w:del w:id="558" w:author="Weekend Nguyen" w:date="2017-09-13T20:49:00Z">
        <w:r w:rsidRPr="005103C6" w:rsidDel="00225E3A">
          <w:delTex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delText>
        </w:r>
      </w:del>
    </w:p>
    <w:p w:rsidR="00EA666F" w:rsidRPr="005103C6" w:rsidRDefault="00EA666F" w:rsidP="003A5B62">
      <w:pPr>
        <w:spacing w:after="120" w:line="240" w:lineRule="auto"/>
        <w:rPr>
          <w:rFonts w:ascii="Times New Roman" w:hAnsi="Times New Roman" w:cs="Times New Roman"/>
          <w:sz w:val="26"/>
          <w:szCs w:val="26"/>
        </w:rPr>
      </w:pPr>
    </w:p>
    <w:p w:rsidR="00674208" w:rsidRPr="005103C6" w:rsidRDefault="00674208" w:rsidP="003A5B62">
      <w:pPr>
        <w:pStyle w:val="Heading2"/>
        <w:spacing w:before="0" w:line="240" w:lineRule="auto"/>
        <w:ind w:left="600" w:hanging="600"/>
        <w:rPr>
          <w:rFonts w:ascii="Times New Roman" w:hAnsi="Times New Roman"/>
          <w:sz w:val="26"/>
          <w:szCs w:val="26"/>
        </w:rPr>
      </w:pPr>
      <w:bookmarkStart w:id="559" w:name="_Toc207611056"/>
      <w:bookmarkStart w:id="560" w:name="_Toc457113519"/>
      <w:r w:rsidRPr="005103C6">
        <w:rPr>
          <w:rFonts w:ascii="Times New Roman" w:hAnsi="Times New Roman"/>
          <w:sz w:val="26"/>
          <w:szCs w:val="26"/>
        </w:rPr>
        <w:t>UC001_</w:t>
      </w:r>
      <w:ins w:id="561" w:author="Windows User" w:date="2017-08-27T09:35:00Z">
        <w:r w:rsidR="00821B99">
          <w:rPr>
            <w:rFonts w:ascii="Times New Roman" w:hAnsi="Times New Roman"/>
            <w:sz w:val="26"/>
            <w:szCs w:val="26"/>
          </w:rPr>
          <w:t>Đăng nhập.</w:t>
        </w:r>
      </w:ins>
      <w:del w:id="562" w:author="Windows User" w:date="2017-08-27T09:35:00Z">
        <w:r w:rsidRPr="005103C6" w:rsidDel="00821B99">
          <w:rPr>
            <w:rFonts w:ascii="Times New Roman" w:hAnsi="Times New Roman"/>
            <w:sz w:val="26"/>
            <w:szCs w:val="26"/>
          </w:rPr>
          <w:delText xml:space="preserve">Tên use </w:delText>
        </w:r>
      </w:del>
      <w:del w:id="563" w:author="Windows User" w:date="2017-08-27T09:34:00Z">
        <w:r w:rsidRPr="005103C6" w:rsidDel="00821B99">
          <w:rPr>
            <w:rFonts w:ascii="Times New Roman" w:hAnsi="Times New Roman"/>
            <w:sz w:val="26"/>
            <w:szCs w:val="26"/>
          </w:rPr>
          <w:delText>case</w:delText>
        </w:r>
        <w:bookmarkEnd w:id="559"/>
        <w:bookmarkEnd w:id="560"/>
        <w:r w:rsidRPr="005103C6" w:rsidDel="00821B99">
          <w:rPr>
            <w:rFonts w:ascii="Times New Roman" w:hAnsi="Times New Roman"/>
            <w:sz w:val="26"/>
            <w:szCs w:val="26"/>
          </w:rPr>
          <w:delText xml:space="preserve"> </w:delText>
        </w:r>
      </w:del>
    </w:p>
    <w:p w:rsidR="00674208" w:rsidRPr="005103C6" w:rsidRDefault="00674208" w:rsidP="003A5B62">
      <w:pPr>
        <w:pStyle w:val="Heading3"/>
        <w:spacing w:before="0" w:line="240" w:lineRule="auto"/>
        <w:rPr>
          <w:rFonts w:ascii="Times New Roman" w:hAnsi="Times New Roman"/>
          <w:sz w:val="26"/>
          <w:szCs w:val="26"/>
        </w:rPr>
      </w:pPr>
      <w:bookmarkStart w:id="564" w:name="_Toc207611057"/>
      <w:bookmarkStart w:id="565" w:name="_Toc457113520"/>
      <w:r w:rsidRPr="005103C6">
        <w:rPr>
          <w:rFonts w:ascii="Times New Roman" w:hAnsi="Times New Roman"/>
          <w:sz w:val="26"/>
          <w:szCs w:val="26"/>
        </w:rPr>
        <w:t>Mô tả use case UC001</w:t>
      </w:r>
      <w:bookmarkEnd w:id="564"/>
      <w:bookmarkEnd w:id="565"/>
    </w:p>
    <w:tbl>
      <w:tblPr>
        <w:tblStyle w:val="TableGrid"/>
        <w:tblW w:w="5000" w:type="pct"/>
        <w:jc w:val="center"/>
        <w:tblLook w:val="01E0" w:firstRow="1" w:lastRow="1" w:firstColumn="1" w:lastColumn="1" w:noHBand="0" w:noVBand="0"/>
      </w:tblPr>
      <w:tblGrid>
        <w:gridCol w:w="2592"/>
        <w:gridCol w:w="7653"/>
      </w:tblGrid>
      <w:tr w:rsidR="00674208" w:rsidRPr="005103C6" w:rsidTr="003A5B62">
        <w:trPr>
          <w:jc w:val="center"/>
        </w:trPr>
        <w:tc>
          <w:tcPr>
            <w:tcW w:w="5000" w:type="pct"/>
            <w:gridSpan w:val="2"/>
          </w:tcPr>
          <w:p w:rsidR="00674208" w:rsidRPr="005103C6" w:rsidRDefault="00674208" w:rsidP="003A5B62">
            <w:pPr>
              <w:spacing w:after="120"/>
              <w:rPr>
                <w:rFonts w:ascii="Times New Roman" w:hAnsi="Times New Roman" w:cs="Times New Roman"/>
                <w:b/>
                <w:sz w:val="26"/>
                <w:szCs w:val="26"/>
              </w:rPr>
            </w:pPr>
            <w:r w:rsidRPr="005103C6">
              <w:rPr>
                <w:rFonts w:ascii="Times New Roman" w:hAnsi="Times New Roman" w:cs="Times New Roman"/>
                <w:b/>
                <w:sz w:val="26"/>
                <w:szCs w:val="26"/>
              </w:rPr>
              <w:t>Use cas</w:t>
            </w:r>
            <w:ins w:id="566" w:author="Windows User" w:date="2017-08-27T09:35:00Z">
              <w:r w:rsidR="00821B99">
                <w:rPr>
                  <w:rFonts w:ascii="Times New Roman" w:hAnsi="Times New Roman" w:cs="Times New Roman"/>
                  <w:b/>
                  <w:sz w:val="26"/>
                  <w:szCs w:val="26"/>
                </w:rPr>
                <w:t>e:UC001_Đăng nhập.</w:t>
              </w:r>
            </w:ins>
            <w:del w:id="567" w:author="Windows User" w:date="2017-08-27T09:35:00Z">
              <w:r w:rsidRPr="005103C6" w:rsidDel="00821B99">
                <w:rPr>
                  <w:rFonts w:ascii="Times New Roman" w:hAnsi="Times New Roman" w:cs="Times New Roman"/>
                  <w:b/>
                  <w:sz w:val="26"/>
                  <w:szCs w:val="26"/>
                </w:rPr>
                <w:delText xml:space="preserve">e: </w:delText>
              </w:r>
              <w:r w:rsidRPr="005103C6" w:rsidDel="00821B99">
                <w:rPr>
                  <w:rFonts w:ascii="Times New Roman" w:hAnsi="Times New Roman" w:cs="Times New Roman"/>
                  <w:i/>
                  <w:color w:val="0000FF"/>
                  <w:sz w:val="26"/>
                  <w:szCs w:val="26"/>
                </w:rPr>
                <w:delText>{Mã use case_Tên use case}</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68" w:author="Weekend Nguyen" w:date="2017-09-13T20:20:00Z">
                  <w:rPr>
                    <w:rFonts w:ascii="Times New Roman" w:hAnsi="Times New Roman"/>
                    <w:sz w:val="26"/>
                    <w:szCs w:val="26"/>
                  </w:rPr>
                </w:rPrChange>
              </w:rPr>
            </w:pPr>
            <w:ins w:id="569" w:author="Windows User" w:date="2017-08-27T09:38:00Z">
              <w:r w:rsidRPr="009E36DE">
                <w:rPr>
                  <w:rFonts w:ascii="Times New Roman" w:hAnsi="Times New Roman"/>
                  <w:i w:val="0"/>
                  <w:color w:val="auto"/>
                  <w:sz w:val="26"/>
                  <w:szCs w:val="26"/>
                  <w:rPrChange w:id="570" w:author="Weekend Nguyen" w:date="2017-09-13T20:20:00Z">
                    <w:rPr>
                      <w:rFonts w:ascii="Times New Roman" w:hAnsi="Times New Roman"/>
                      <w:sz w:val="26"/>
                      <w:szCs w:val="26"/>
                    </w:rPr>
                  </w:rPrChange>
                </w:rPr>
                <w:t>Đăng nhập vào hệ thống.</w:t>
              </w:r>
            </w:ins>
            <w:del w:id="571" w:author="Windows User" w:date="2017-08-27T09:36:00Z">
              <w:r w:rsidR="00674208" w:rsidRPr="009E36DE" w:rsidDel="00821B99">
                <w:rPr>
                  <w:rFonts w:ascii="Times New Roman" w:hAnsi="Times New Roman"/>
                  <w:i w:val="0"/>
                  <w:color w:val="auto"/>
                  <w:sz w:val="26"/>
                  <w:szCs w:val="26"/>
                  <w:rPrChange w:id="572" w:author="Weekend Nguyen" w:date="2017-09-13T20:20:00Z">
                    <w:rPr>
                      <w:rFonts w:ascii="Times New Roman" w:hAnsi="Times New Roman"/>
                      <w:sz w:val="26"/>
                      <w:szCs w:val="26"/>
                    </w:rPr>
                  </w:rPrChange>
                </w:rPr>
                <w:delText>&lt;Kết quả cần đạt được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73" w:author="Weekend Nguyen" w:date="2017-09-13T20:20:00Z">
                  <w:rPr>
                    <w:rFonts w:ascii="Times New Roman" w:hAnsi="Times New Roman"/>
                    <w:sz w:val="26"/>
                    <w:szCs w:val="26"/>
                  </w:rPr>
                </w:rPrChange>
              </w:rPr>
            </w:pPr>
            <w:ins w:id="574" w:author="Windows User" w:date="2017-08-27T09:38:00Z">
              <w:r w:rsidRPr="009E36DE">
                <w:rPr>
                  <w:rFonts w:ascii="Times New Roman" w:hAnsi="Times New Roman"/>
                  <w:i w:val="0"/>
                  <w:color w:val="auto"/>
                  <w:sz w:val="26"/>
                  <w:szCs w:val="26"/>
                  <w:rPrChange w:id="575" w:author="Weekend Nguyen" w:date="2017-09-13T20:20:00Z">
                    <w:rPr>
                      <w:rFonts w:ascii="Times New Roman" w:hAnsi="Times New Roman"/>
                      <w:sz w:val="26"/>
                      <w:szCs w:val="26"/>
                    </w:rPr>
                  </w:rPrChange>
                </w:rPr>
                <w:t>Use case cho phép người dùng đăng</w:t>
              </w:r>
            </w:ins>
            <w:ins w:id="576" w:author="Windows User" w:date="2017-08-27T09:40:00Z">
              <w:r w:rsidRPr="009E36DE">
                <w:rPr>
                  <w:rFonts w:ascii="Times New Roman" w:hAnsi="Times New Roman"/>
                  <w:i w:val="0"/>
                  <w:color w:val="auto"/>
                  <w:sz w:val="26"/>
                  <w:szCs w:val="26"/>
                  <w:rPrChange w:id="577" w:author="Weekend Nguyen" w:date="2017-09-13T20:20:00Z">
                    <w:rPr>
                      <w:rFonts w:ascii="Times New Roman" w:hAnsi="Times New Roman"/>
                      <w:sz w:val="26"/>
                      <w:szCs w:val="26"/>
                    </w:rPr>
                  </w:rPrChange>
                </w:rPr>
                <w:t xml:space="preserve"> </w:t>
              </w:r>
            </w:ins>
            <w:ins w:id="578" w:author="Windows User" w:date="2017-08-27T09:38:00Z">
              <w:r w:rsidRPr="009E36DE">
                <w:rPr>
                  <w:rFonts w:ascii="Times New Roman" w:hAnsi="Times New Roman"/>
                  <w:i w:val="0"/>
                  <w:color w:val="auto"/>
                  <w:sz w:val="26"/>
                  <w:szCs w:val="26"/>
                  <w:rPrChange w:id="579" w:author="Weekend Nguyen" w:date="2017-09-13T20:20:00Z">
                    <w:rPr>
                      <w:rFonts w:ascii="Times New Roman" w:hAnsi="Times New Roman"/>
                      <w:sz w:val="26"/>
                      <w:szCs w:val="26"/>
                    </w:rPr>
                  </w:rPrChange>
                </w:rPr>
                <w:t xml:space="preserve">nhập </w:t>
              </w:r>
            </w:ins>
            <w:ins w:id="580" w:author="Windows User" w:date="2017-08-27T09:40:00Z">
              <w:r w:rsidRPr="009E36DE">
                <w:rPr>
                  <w:rFonts w:ascii="Times New Roman" w:hAnsi="Times New Roman"/>
                  <w:i w:val="0"/>
                  <w:color w:val="auto"/>
                  <w:sz w:val="26"/>
                  <w:szCs w:val="26"/>
                  <w:rPrChange w:id="581" w:author="Weekend Nguyen" w:date="2017-09-13T20:20:00Z">
                    <w:rPr>
                      <w:rFonts w:ascii="Times New Roman" w:hAnsi="Times New Roman"/>
                      <w:sz w:val="26"/>
                      <w:szCs w:val="26"/>
                    </w:rPr>
                  </w:rPrChange>
                </w:rPr>
                <w:t>vào hệ thống để thực hiện các chức năng.</w:t>
              </w:r>
            </w:ins>
            <w:del w:id="582" w:author="Windows User" w:date="2017-08-27T09:38:00Z">
              <w:r w:rsidR="00674208" w:rsidRPr="009E36DE" w:rsidDel="00821B99">
                <w:rPr>
                  <w:rFonts w:ascii="Times New Roman" w:hAnsi="Times New Roman"/>
                  <w:i w:val="0"/>
                  <w:color w:val="auto"/>
                  <w:sz w:val="26"/>
                  <w:szCs w:val="26"/>
                  <w:rPrChange w:id="583" w:author="Weekend Nguyen" w:date="2017-09-13T20:20:00Z">
                    <w:rPr>
                      <w:rFonts w:ascii="Times New Roman" w:hAnsi="Times New Roman"/>
                      <w:sz w:val="26"/>
                      <w:szCs w:val="26"/>
                    </w:rPr>
                  </w:rPrChange>
                </w:rPr>
                <w:delText>&lt;Mô tả chi tiết use case, vai trò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84" w:author="Weekend Nguyen" w:date="2017-09-13T20:20:00Z">
                  <w:rPr>
                    <w:rFonts w:ascii="Times New Roman" w:hAnsi="Times New Roman"/>
                    <w:sz w:val="26"/>
                    <w:szCs w:val="26"/>
                  </w:rPr>
                </w:rPrChange>
              </w:rPr>
            </w:pPr>
            <w:ins w:id="585" w:author="Windows User" w:date="2017-08-27T09:40:00Z">
              <w:r w:rsidRPr="009E36DE">
                <w:rPr>
                  <w:rFonts w:ascii="Times New Roman" w:hAnsi="Times New Roman"/>
                  <w:i w:val="0"/>
                  <w:color w:val="auto"/>
                  <w:sz w:val="26"/>
                  <w:szCs w:val="26"/>
                  <w:rPrChange w:id="586" w:author="Weekend Nguyen" w:date="2017-09-13T20:20:00Z">
                    <w:rPr>
                      <w:rFonts w:ascii="Times New Roman" w:hAnsi="Times New Roman"/>
                      <w:sz w:val="26"/>
                      <w:szCs w:val="26"/>
                    </w:rPr>
                  </w:rPrChange>
                </w:rPr>
                <w:t>Nhân viên quản lý</w:t>
              </w:r>
            </w:ins>
            <w:ins w:id="587" w:author="Windows User" w:date="2017-08-27T09:41:00Z">
              <w:r w:rsidRPr="009E36DE">
                <w:rPr>
                  <w:rFonts w:ascii="Times New Roman" w:hAnsi="Times New Roman"/>
                  <w:i w:val="0"/>
                  <w:color w:val="auto"/>
                  <w:sz w:val="26"/>
                  <w:szCs w:val="26"/>
                  <w:rPrChange w:id="588" w:author="Weekend Nguyen" w:date="2017-09-13T20:20:00Z">
                    <w:rPr>
                      <w:rFonts w:ascii="Times New Roman" w:hAnsi="Times New Roman"/>
                      <w:sz w:val="26"/>
                      <w:szCs w:val="26"/>
                    </w:rPr>
                  </w:rPrChange>
                </w:rPr>
                <w:t xml:space="preserve"> thuốc</w:t>
              </w:r>
            </w:ins>
            <w:ins w:id="589" w:author="Windows User" w:date="2017-08-27T09:40:00Z">
              <w:r w:rsidRPr="009E36DE">
                <w:rPr>
                  <w:rFonts w:ascii="Times New Roman" w:hAnsi="Times New Roman"/>
                  <w:i w:val="0"/>
                  <w:color w:val="auto"/>
                  <w:sz w:val="26"/>
                  <w:szCs w:val="26"/>
                  <w:rPrChange w:id="590" w:author="Weekend Nguyen" w:date="2017-09-13T20:20:00Z">
                    <w:rPr>
                      <w:rFonts w:ascii="Times New Roman" w:hAnsi="Times New Roman"/>
                      <w:sz w:val="26"/>
                      <w:szCs w:val="26"/>
                    </w:rPr>
                  </w:rPrChange>
                </w:rPr>
                <w:t>, nhân viên bán thuốc, nhân viên thống kê</w:t>
              </w:r>
            </w:ins>
            <w:del w:id="591" w:author="Windows User" w:date="2017-08-27T09:40:00Z">
              <w:r w:rsidR="00674208" w:rsidRPr="009E36DE" w:rsidDel="00821B99">
                <w:rPr>
                  <w:rFonts w:ascii="Times New Roman" w:hAnsi="Times New Roman"/>
                  <w:i w:val="0"/>
                  <w:color w:val="auto"/>
                  <w:sz w:val="26"/>
                  <w:szCs w:val="26"/>
                  <w:rPrChange w:id="592" w:author="Weekend Nguyen" w:date="2017-09-13T20:20:00Z">
                    <w:rPr>
                      <w:rFonts w:ascii="Times New Roman" w:hAnsi="Times New Roman"/>
                      <w:sz w:val="26"/>
                      <w:szCs w:val="26"/>
                    </w:rPr>
                  </w:rPrChange>
                </w:rPr>
                <w:delText>&lt;Các tác nhân tác động đến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93" w:author="Weekend Nguyen" w:date="2017-09-13T20:20:00Z">
                  <w:rPr>
                    <w:rFonts w:ascii="Times New Roman" w:hAnsi="Times New Roman"/>
                    <w:sz w:val="26"/>
                    <w:szCs w:val="26"/>
                  </w:rPr>
                </w:rPrChange>
              </w:rPr>
            </w:pPr>
            <w:ins w:id="594" w:author="Windows User" w:date="2017-08-27T09:41:00Z">
              <w:r w:rsidRPr="009E36DE">
                <w:rPr>
                  <w:rFonts w:ascii="Times New Roman" w:hAnsi="Times New Roman"/>
                  <w:i w:val="0"/>
                  <w:color w:val="auto"/>
                  <w:sz w:val="26"/>
                  <w:szCs w:val="26"/>
                  <w:rPrChange w:id="595" w:author="Weekend Nguyen" w:date="2017-09-13T20:20:00Z">
                    <w:rPr>
                      <w:rFonts w:ascii="Times New Roman" w:hAnsi="Times New Roman"/>
                      <w:sz w:val="26"/>
                      <w:szCs w:val="26"/>
                    </w:rPr>
                  </w:rPrChange>
                </w:rPr>
                <w:t>Nhân viên đã có tài khoản trong hệ thống</w:t>
              </w:r>
            </w:ins>
            <w:del w:id="596" w:author="Windows User" w:date="2017-08-27T09:41:00Z">
              <w:r w:rsidR="00674208" w:rsidRPr="009E36DE" w:rsidDel="00821B99">
                <w:rPr>
                  <w:rFonts w:ascii="Times New Roman" w:hAnsi="Times New Roman"/>
                  <w:i w:val="0"/>
                  <w:color w:val="auto"/>
                  <w:sz w:val="26"/>
                  <w:szCs w:val="26"/>
                  <w:rPrChange w:id="597" w:author="Weekend Nguyen" w:date="2017-09-13T20:20:00Z">
                    <w:rPr>
                      <w:rFonts w:ascii="Times New Roman" w:hAnsi="Times New Roman"/>
                      <w:sz w:val="26"/>
                      <w:szCs w:val="26"/>
                    </w:rPr>
                  </w:rPrChange>
                </w:rPr>
                <w:delText>&lt;Các điều kiện cần phải thực hiện trước khi thực hiện Use Case&gt;</w:delText>
              </w:r>
            </w:del>
            <w:r w:rsidR="00674208" w:rsidRPr="009E36DE">
              <w:rPr>
                <w:rFonts w:ascii="Times New Roman" w:hAnsi="Times New Roman"/>
                <w:i w:val="0"/>
                <w:color w:val="auto"/>
                <w:sz w:val="26"/>
                <w:szCs w:val="26"/>
                <w:rPrChange w:id="598"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99" w:author="Weekend Nguyen" w:date="2017-09-13T20:20:00Z">
                  <w:rPr>
                    <w:rFonts w:ascii="Times New Roman" w:hAnsi="Times New Roman"/>
                    <w:sz w:val="26"/>
                    <w:szCs w:val="26"/>
                  </w:rPr>
                </w:rPrChange>
              </w:rPr>
            </w:pPr>
            <w:ins w:id="600" w:author="Windows User" w:date="2017-08-27T09:42:00Z">
              <w:r w:rsidRPr="009E36DE">
                <w:rPr>
                  <w:rFonts w:ascii="Times New Roman" w:hAnsi="Times New Roman"/>
                  <w:i w:val="0"/>
                  <w:color w:val="auto"/>
                  <w:sz w:val="26"/>
                  <w:szCs w:val="26"/>
                  <w:rPrChange w:id="601" w:author="Weekend Nguyen" w:date="2017-09-13T20:20:00Z">
                    <w:rPr>
                      <w:rFonts w:ascii="Times New Roman" w:hAnsi="Times New Roman"/>
                      <w:sz w:val="26"/>
                      <w:szCs w:val="26"/>
                    </w:rPr>
                  </w:rPrChange>
                </w:rPr>
                <w:t>Đăng nhập thành công</w:t>
              </w:r>
            </w:ins>
            <w:del w:id="602" w:author="Windows User" w:date="2017-08-27T09:42:00Z">
              <w:r w:rsidR="00674208" w:rsidRPr="009E36DE" w:rsidDel="00821B99">
                <w:rPr>
                  <w:rFonts w:ascii="Times New Roman" w:hAnsi="Times New Roman"/>
                  <w:i w:val="0"/>
                  <w:color w:val="auto"/>
                  <w:sz w:val="26"/>
                  <w:szCs w:val="26"/>
                  <w:rPrChange w:id="603" w:author="Weekend Nguyen" w:date="2017-09-13T20:20:00Z">
                    <w:rPr>
                      <w:rFonts w:ascii="Times New Roman" w:hAnsi="Times New Roman"/>
                      <w:sz w:val="26"/>
                      <w:szCs w:val="26"/>
                    </w:rPr>
                  </w:rPrChange>
                </w:rPr>
                <w:delText>&lt;Kết quả thu được sau khi thực hiện đúng &amp;  kết thúc UseCase&gt;</w:delText>
              </w:r>
            </w:del>
            <w:r w:rsidR="00674208" w:rsidRPr="009E36DE">
              <w:rPr>
                <w:rFonts w:ascii="Times New Roman" w:hAnsi="Times New Roman"/>
                <w:i w:val="0"/>
                <w:color w:val="auto"/>
                <w:sz w:val="26"/>
                <w:szCs w:val="26"/>
                <w:rPrChange w:id="604"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821B99" w:rsidRPr="009E36DE" w:rsidRDefault="00821B99">
            <w:pPr>
              <w:pStyle w:val="InfoBlue"/>
              <w:numPr>
                <w:ilvl w:val="0"/>
                <w:numId w:val="19"/>
              </w:numPr>
              <w:spacing w:before="0" w:line="240" w:lineRule="auto"/>
              <w:rPr>
                <w:ins w:id="605" w:author="Windows User" w:date="2017-08-27T09:43:00Z"/>
                <w:rFonts w:ascii="Times New Roman" w:hAnsi="Times New Roman"/>
                <w:i w:val="0"/>
                <w:color w:val="auto"/>
                <w:sz w:val="26"/>
                <w:szCs w:val="26"/>
                <w:rPrChange w:id="606" w:author="Weekend Nguyen" w:date="2017-09-13T20:20:00Z">
                  <w:rPr>
                    <w:ins w:id="607" w:author="Windows User" w:date="2017-08-27T09:43:00Z"/>
                    <w:rFonts w:ascii="Times New Roman" w:hAnsi="Times New Roman"/>
                    <w:sz w:val="26"/>
                    <w:szCs w:val="26"/>
                  </w:rPr>
                </w:rPrChange>
              </w:rPr>
              <w:pPrChange w:id="608" w:author="Windows User" w:date="2017-08-27T09:43:00Z">
                <w:pPr>
                  <w:pStyle w:val="InfoBlue"/>
                  <w:spacing w:before="0" w:line="240" w:lineRule="auto"/>
                </w:pPr>
              </w:pPrChange>
            </w:pPr>
            <w:ins w:id="609" w:author="Windows User" w:date="2017-08-27T09:42:00Z">
              <w:r w:rsidRPr="009E36DE">
                <w:rPr>
                  <w:rFonts w:ascii="Times New Roman" w:hAnsi="Times New Roman"/>
                  <w:i w:val="0"/>
                  <w:color w:val="auto"/>
                  <w:sz w:val="26"/>
                  <w:szCs w:val="26"/>
                  <w:rPrChange w:id="610" w:author="Weekend Nguyen" w:date="2017-09-13T20:20:00Z">
                    <w:rPr>
                      <w:rFonts w:ascii="Times New Roman" w:hAnsi="Times New Roman"/>
                      <w:sz w:val="26"/>
                      <w:szCs w:val="26"/>
                    </w:rPr>
                  </w:rPrChange>
                </w:rPr>
                <w:t>Người dùng chọn chức năng đăng nhập.</w:t>
              </w:r>
            </w:ins>
          </w:p>
          <w:p w:rsidR="00821B99" w:rsidRPr="009E36DE" w:rsidRDefault="00821B99">
            <w:pPr>
              <w:pStyle w:val="InfoBlue"/>
              <w:numPr>
                <w:ilvl w:val="0"/>
                <w:numId w:val="19"/>
              </w:numPr>
              <w:spacing w:before="0" w:line="240" w:lineRule="auto"/>
              <w:rPr>
                <w:ins w:id="611" w:author="Windows User" w:date="2017-08-27T09:43:00Z"/>
                <w:rFonts w:ascii="Times New Roman" w:hAnsi="Times New Roman"/>
                <w:i w:val="0"/>
                <w:color w:val="auto"/>
                <w:sz w:val="26"/>
                <w:szCs w:val="26"/>
                <w:rPrChange w:id="612" w:author="Weekend Nguyen" w:date="2017-09-13T20:20:00Z">
                  <w:rPr>
                    <w:ins w:id="613" w:author="Windows User" w:date="2017-08-27T09:43:00Z"/>
                    <w:rFonts w:ascii="Times New Roman" w:hAnsi="Times New Roman"/>
                    <w:sz w:val="26"/>
                    <w:szCs w:val="26"/>
                  </w:rPr>
                </w:rPrChange>
              </w:rPr>
              <w:pPrChange w:id="614" w:author="Windows User" w:date="2017-08-27T09:43:00Z">
                <w:pPr>
                  <w:pStyle w:val="InfoBlue"/>
                  <w:spacing w:before="0" w:line="240" w:lineRule="auto"/>
                </w:pPr>
              </w:pPrChange>
            </w:pPr>
            <w:ins w:id="615" w:author="Windows User" w:date="2017-08-27T09:43:00Z">
              <w:r w:rsidRPr="009E36DE">
                <w:rPr>
                  <w:rFonts w:ascii="Times New Roman" w:hAnsi="Times New Roman"/>
                  <w:i w:val="0"/>
                  <w:color w:val="auto"/>
                  <w:sz w:val="26"/>
                  <w:szCs w:val="26"/>
                  <w:rPrChange w:id="616" w:author="Weekend Nguyen" w:date="2017-09-13T20:20:00Z">
                    <w:rPr>
                      <w:rFonts w:ascii="Times New Roman" w:hAnsi="Times New Roman"/>
                      <w:sz w:val="26"/>
                      <w:szCs w:val="26"/>
                    </w:rPr>
                  </w:rPrChange>
                </w:rPr>
                <w:t>Hệ thống hiển thị giao diện đăng nhập.</w:t>
              </w:r>
            </w:ins>
          </w:p>
          <w:p w:rsidR="00821B99" w:rsidRPr="009E36DE" w:rsidRDefault="00821B99">
            <w:pPr>
              <w:pStyle w:val="InfoBlue"/>
              <w:numPr>
                <w:ilvl w:val="0"/>
                <w:numId w:val="19"/>
              </w:numPr>
              <w:spacing w:before="0" w:line="240" w:lineRule="auto"/>
              <w:rPr>
                <w:ins w:id="617" w:author="Windows User" w:date="2017-08-27T09:43:00Z"/>
                <w:rFonts w:ascii="Times New Roman" w:hAnsi="Times New Roman"/>
                <w:i w:val="0"/>
                <w:color w:val="auto"/>
                <w:sz w:val="26"/>
                <w:szCs w:val="26"/>
                <w:rPrChange w:id="618" w:author="Weekend Nguyen" w:date="2017-09-13T20:20:00Z">
                  <w:rPr>
                    <w:ins w:id="619" w:author="Windows User" w:date="2017-08-27T09:43:00Z"/>
                    <w:rFonts w:ascii="Times New Roman" w:hAnsi="Times New Roman"/>
                    <w:sz w:val="26"/>
                    <w:szCs w:val="26"/>
                  </w:rPr>
                </w:rPrChange>
              </w:rPr>
              <w:pPrChange w:id="620" w:author="Windows User" w:date="2017-08-27T09:43:00Z">
                <w:pPr>
                  <w:pStyle w:val="InfoBlue"/>
                  <w:spacing w:before="0" w:line="240" w:lineRule="auto"/>
                </w:pPr>
              </w:pPrChange>
            </w:pPr>
            <w:ins w:id="621" w:author="Windows User" w:date="2017-08-27T09:43:00Z">
              <w:r w:rsidRPr="009E36DE">
                <w:rPr>
                  <w:rFonts w:ascii="Times New Roman" w:hAnsi="Times New Roman"/>
                  <w:i w:val="0"/>
                  <w:color w:val="auto"/>
                  <w:sz w:val="26"/>
                  <w:szCs w:val="26"/>
                  <w:rPrChange w:id="622" w:author="Weekend Nguyen" w:date="2017-09-13T20:20:00Z">
                    <w:rPr>
                      <w:rFonts w:ascii="Times New Roman" w:hAnsi="Times New Roman"/>
                      <w:sz w:val="26"/>
                      <w:szCs w:val="26"/>
                    </w:rPr>
                  </w:rPrChange>
                </w:rPr>
                <w:t>Người dùng nhập tài khoản của mình.</w:t>
              </w:r>
            </w:ins>
          </w:p>
          <w:p w:rsidR="00245513" w:rsidRPr="009E36DE" w:rsidRDefault="00821B99">
            <w:pPr>
              <w:pStyle w:val="InfoBlue"/>
              <w:numPr>
                <w:ilvl w:val="0"/>
                <w:numId w:val="19"/>
              </w:numPr>
              <w:spacing w:before="0" w:line="240" w:lineRule="auto"/>
              <w:rPr>
                <w:ins w:id="623" w:author="Windows User" w:date="2017-08-27T09:44:00Z"/>
                <w:rFonts w:ascii="Times New Roman" w:hAnsi="Times New Roman"/>
                <w:i w:val="0"/>
                <w:color w:val="auto"/>
                <w:sz w:val="26"/>
                <w:szCs w:val="26"/>
                <w:rPrChange w:id="624" w:author="Weekend Nguyen" w:date="2017-09-13T20:20:00Z">
                  <w:rPr>
                    <w:ins w:id="625" w:author="Windows User" w:date="2017-08-27T09:44:00Z"/>
                    <w:rFonts w:ascii="Times New Roman" w:hAnsi="Times New Roman"/>
                    <w:sz w:val="26"/>
                    <w:szCs w:val="26"/>
                  </w:rPr>
                </w:rPrChange>
              </w:rPr>
              <w:pPrChange w:id="626" w:author="Windows User" w:date="2017-08-27T09:46:00Z">
                <w:pPr>
                  <w:pStyle w:val="InfoBlue"/>
                  <w:spacing w:before="0" w:line="240" w:lineRule="auto"/>
                </w:pPr>
              </w:pPrChange>
            </w:pPr>
            <w:ins w:id="627" w:author="Windows User" w:date="2017-08-27T09:44:00Z">
              <w:r w:rsidRPr="009E36DE">
                <w:rPr>
                  <w:rFonts w:ascii="Times New Roman" w:hAnsi="Times New Roman"/>
                  <w:i w:val="0"/>
                  <w:color w:val="auto"/>
                  <w:sz w:val="26"/>
                  <w:szCs w:val="26"/>
                  <w:rPrChange w:id="628" w:author="Weekend Nguyen" w:date="2017-09-13T20:20:00Z">
                    <w:rPr>
                      <w:rFonts w:ascii="Times New Roman" w:hAnsi="Times New Roman"/>
                      <w:sz w:val="26"/>
                      <w:szCs w:val="26"/>
                    </w:rPr>
                  </w:rPrChange>
                </w:rPr>
                <w:t>Hệ thống kiểm tra thông tin tài khoản</w:t>
              </w:r>
            </w:ins>
            <w:ins w:id="629" w:author="Weekend Nguyen" w:date="2017-09-13T20:54:00Z">
              <w:r w:rsidR="00F13984">
                <w:rPr>
                  <w:rFonts w:ascii="Times New Roman" w:hAnsi="Times New Roman"/>
                  <w:i w:val="0"/>
                  <w:color w:val="auto"/>
                  <w:sz w:val="26"/>
                  <w:szCs w:val="26"/>
                </w:rPr>
                <w:t xml:space="preserve"> </w:t>
              </w:r>
            </w:ins>
            <w:ins w:id="630" w:author="Windows User" w:date="2017-08-27T09:46:00Z">
              <w:r w:rsidR="00245513" w:rsidRPr="009E36DE">
                <w:rPr>
                  <w:rFonts w:ascii="Times New Roman" w:hAnsi="Times New Roman"/>
                  <w:i w:val="0"/>
                  <w:color w:val="auto"/>
                  <w:sz w:val="26"/>
                  <w:szCs w:val="26"/>
                  <w:rPrChange w:id="631" w:author="Weekend Nguyen" w:date="2017-09-13T20:20:00Z">
                    <w:rPr>
                      <w:rFonts w:ascii="Times New Roman" w:hAnsi="Times New Roman"/>
                      <w:sz w:val="26"/>
                      <w:szCs w:val="26"/>
                    </w:rPr>
                  </w:rPrChange>
                </w:rPr>
                <w:t>(tài khoản hợp lệ)</w:t>
              </w:r>
            </w:ins>
            <w:ins w:id="632" w:author="Windows User" w:date="2017-08-27T09:44:00Z">
              <w:r w:rsidR="00245513" w:rsidRPr="009E36DE">
                <w:rPr>
                  <w:rFonts w:ascii="Times New Roman" w:hAnsi="Times New Roman"/>
                  <w:i w:val="0"/>
                  <w:color w:val="auto"/>
                  <w:sz w:val="26"/>
                  <w:szCs w:val="26"/>
                  <w:rPrChange w:id="633" w:author="Weekend Nguyen" w:date="2017-09-13T20:20:00Z">
                    <w:rPr>
                      <w:rFonts w:ascii="Times New Roman" w:hAnsi="Times New Roman"/>
                      <w:sz w:val="26"/>
                      <w:szCs w:val="26"/>
                    </w:rPr>
                  </w:rPrChange>
                </w:rPr>
                <w:t>.</w:t>
              </w:r>
            </w:ins>
          </w:p>
          <w:p w:rsidR="00674208" w:rsidRPr="009E36DE" w:rsidRDefault="00245513">
            <w:pPr>
              <w:pStyle w:val="InfoBlue"/>
              <w:numPr>
                <w:ilvl w:val="0"/>
                <w:numId w:val="19"/>
              </w:numPr>
              <w:spacing w:before="0" w:line="240" w:lineRule="auto"/>
              <w:rPr>
                <w:rFonts w:ascii="Times New Roman" w:hAnsi="Times New Roman"/>
                <w:i w:val="0"/>
                <w:color w:val="auto"/>
                <w:sz w:val="26"/>
                <w:szCs w:val="26"/>
                <w:rPrChange w:id="634" w:author="Weekend Nguyen" w:date="2017-09-13T20:20:00Z">
                  <w:rPr>
                    <w:rFonts w:ascii="Times New Roman" w:hAnsi="Times New Roman"/>
                    <w:sz w:val="26"/>
                    <w:szCs w:val="26"/>
                  </w:rPr>
                </w:rPrChange>
              </w:rPr>
              <w:pPrChange w:id="635" w:author="Windows User" w:date="2017-08-27T09:43:00Z">
                <w:pPr>
                  <w:pStyle w:val="InfoBlue"/>
                  <w:spacing w:before="0" w:line="240" w:lineRule="auto"/>
                </w:pPr>
              </w:pPrChange>
            </w:pPr>
            <w:ins w:id="636" w:author="Windows User" w:date="2017-08-27T09:44:00Z">
              <w:r w:rsidRPr="009E36DE">
                <w:rPr>
                  <w:rFonts w:ascii="Times New Roman" w:hAnsi="Times New Roman"/>
                  <w:i w:val="0"/>
                  <w:color w:val="auto"/>
                  <w:sz w:val="26"/>
                  <w:szCs w:val="26"/>
                  <w:rPrChange w:id="637" w:author="Weekend Nguyen" w:date="2017-09-13T20:20:00Z">
                    <w:rPr>
                      <w:rFonts w:ascii="Times New Roman" w:hAnsi="Times New Roman"/>
                      <w:sz w:val="26"/>
                      <w:szCs w:val="26"/>
                    </w:rPr>
                  </w:rPrChange>
                </w:rPr>
                <w:t>Hệ thống hiển</w:t>
              </w:r>
            </w:ins>
            <w:ins w:id="638" w:author="Windows User" w:date="2017-08-27T09:45:00Z">
              <w:r w:rsidRPr="009E36DE">
                <w:rPr>
                  <w:rFonts w:ascii="Times New Roman" w:hAnsi="Times New Roman"/>
                  <w:i w:val="0"/>
                  <w:color w:val="auto"/>
                  <w:sz w:val="26"/>
                  <w:szCs w:val="26"/>
                  <w:rPrChange w:id="639" w:author="Weekend Nguyen" w:date="2017-09-13T20:20:00Z">
                    <w:rPr>
                      <w:rFonts w:ascii="Times New Roman" w:hAnsi="Times New Roman"/>
                      <w:sz w:val="26"/>
                      <w:szCs w:val="26"/>
                    </w:rPr>
                  </w:rPrChange>
                </w:rPr>
                <w:t xml:space="preserve"> </w:t>
              </w:r>
            </w:ins>
            <w:ins w:id="640" w:author="Windows User" w:date="2017-08-27T09:44:00Z">
              <w:r w:rsidRPr="009E36DE">
                <w:rPr>
                  <w:rFonts w:ascii="Times New Roman" w:hAnsi="Times New Roman"/>
                  <w:i w:val="0"/>
                  <w:color w:val="auto"/>
                  <w:sz w:val="26"/>
                  <w:szCs w:val="26"/>
                  <w:rPrChange w:id="641" w:author="Weekend Nguyen" w:date="2017-09-13T20:20:00Z">
                    <w:rPr>
                      <w:rFonts w:ascii="Times New Roman" w:hAnsi="Times New Roman"/>
                      <w:sz w:val="26"/>
                      <w:szCs w:val="26"/>
                    </w:rPr>
                  </w:rPrChange>
                </w:rPr>
                <w:t>thị giao</w:t>
              </w:r>
            </w:ins>
            <w:ins w:id="642" w:author="Windows User" w:date="2017-08-27T09:45:00Z">
              <w:r w:rsidRPr="009E36DE">
                <w:rPr>
                  <w:rFonts w:ascii="Times New Roman" w:hAnsi="Times New Roman"/>
                  <w:i w:val="0"/>
                  <w:color w:val="auto"/>
                  <w:sz w:val="26"/>
                  <w:szCs w:val="26"/>
                  <w:rPrChange w:id="643" w:author="Weekend Nguyen" w:date="2017-09-13T20:20:00Z">
                    <w:rPr>
                      <w:rFonts w:ascii="Times New Roman" w:hAnsi="Times New Roman"/>
                      <w:sz w:val="26"/>
                      <w:szCs w:val="26"/>
                    </w:rPr>
                  </w:rPrChange>
                </w:rPr>
                <w:t xml:space="preserve"> diện tùy chọn các chức năng khác của hệ thống.</w:t>
              </w:r>
            </w:ins>
            <w:ins w:id="644" w:author="Windows User" w:date="2017-08-27T09:44:00Z">
              <w:r w:rsidRPr="009E36DE">
                <w:rPr>
                  <w:rFonts w:ascii="Times New Roman" w:hAnsi="Times New Roman"/>
                  <w:i w:val="0"/>
                  <w:color w:val="auto"/>
                  <w:sz w:val="26"/>
                  <w:szCs w:val="26"/>
                  <w:rPrChange w:id="645" w:author="Weekend Nguyen" w:date="2017-09-13T20:20:00Z">
                    <w:rPr>
                      <w:rFonts w:ascii="Times New Roman" w:hAnsi="Times New Roman"/>
                      <w:sz w:val="26"/>
                      <w:szCs w:val="26"/>
                    </w:rPr>
                  </w:rPrChange>
                </w:rPr>
                <w:t xml:space="preserve"> </w:t>
              </w:r>
            </w:ins>
            <w:del w:id="646" w:author="Windows User" w:date="2017-08-27T09:42:00Z">
              <w:r w:rsidR="00674208" w:rsidRPr="009E36DE" w:rsidDel="00821B99">
                <w:rPr>
                  <w:rFonts w:ascii="Times New Roman" w:hAnsi="Times New Roman"/>
                  <w:i w:val="0"/>
                  <w:color w:val="auto"/>
                  <w:sz w:val="26"/>
                  <w:szCs w:val="26"/>
                  <w:rPrChange w:id="647" w:author="Weekend Nguyen" w:date="2017-09-13T20:20:00Z">
                    <w:rPr>
                      <w:rFonts w:ascii="Times New Roman" w:hAnsi="Times New Roman"/>
                      <w:sz w:val="26"/>
                      <w:szCs w:val="26"/>
                    </w:rPr>
                  </w:rPrChange>
                </w:rPr>
                <w:delText>&lt;Các luồng sự kiện chính, thành công của Use case theo trình tự thời gian&gt;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245513" w:rsidRPr="009E36DE" w:rsidRDefault="00245513" w:rsidP="003A5B62">
            <w:pPr>
              <w:pStyle w:val="InfoBlue"/>
              <w:spacing w:before="0" w:line="240" w:lineRule="auto"/>
              <w:rPr>
                <w:ins w:id="648" w:author="Windows User" w:date="2017-08-27T09:46:00Z"/>
                <w:rFonts w:ascii="Times New Roman" w:hAnsi="Times New Roman"/>
                <w:i w:val="0"/>
                <w:color w:val="auto"/>
                <w:sz w:val="26"/>
                <w:szCs w:val="26"/>
                <w:rPrChange w:id="649" w:author="Weekend Nguyen" w:date="2017-09-13T20:20:00Z">
                  <w:rPr>
                    <w:ins w:id="650" w:author="Windows User" w:date="2017-08-27T09:46:00Z"/>
                    <w:rFonts w:ascii="Times New Roman" w:hAnsi="Times New Roman"/>
                    <w:sz w:val="26"/>
                    <w:szCs w:val="26"/>
                  </w:rPr>
                </w:rPrChange>
              </w:rPr>
            </w:pPr>
            <w:ins w:id="651" w:author="Windows User" w:date="2017-08-27T09:46:00Z">
              <w:r w:rsidRPr="009E36DE">
                <w:rPr>
                  <w:rFonts w:ascii="Times New Roman" w:hAnsi="Times New Roman"/>
                  <w:i w:val="0"/>
                  <w:color w:val="auto"/>
                  <w:sz w:val="26"/>
                  <w:szCs w:val="26"/>
                  <w:rPrChange w:id="652" w:author="Weekend Nguyen" w:date="2017-09-13T20:20:00Z">
                    <w:rPr>
                      <w:rFonts w:ascii="Times New Roman" w:hAnsi="Times New Roman"/>
                      <w:sz w:val="26"/>
                      <w:szCs w:val="26"/>
                    </w:rPr>
                  </w:rPrChange>
                </w:rPr>
                <w:t>-Luồng sự kiên 1.</w:t>
              </w:r>
            </w:ins>
          </w:p>
          <w:p w:rsidR="00245513" w:rsidRPr="009E36DE" w:rsidRDefault="00245513" w:rsidP="003A5B62">
            <w:pPr>
              <w:pStyle w:val="InfoBlue"/>
              <w:spacing w:before="0" w:line="240" w:lineRule="auto"/>
              <w:rPr>
                <w:ins w:id="653" w:author="Windows User" w:date="2017-08-27T09:47:00Z"/>
                <w:rFonts w:ascii="Times New Roman" w:hAnsi="Times New Roman"/>
                <w:i w:val="0"/>
                <w:color w:val="auto"/>
                <w:sz w:val="26"/>
                <w:szCs w:val="26"/>
                <w:rPrChange w:id="654" w:author="Weekend Nguyen" w:date="2017-09-13T20:20:00Z">
                  <w:rPr>
                    <w:ins w:id="655" w:author="Windows User" w:date="2017-08-27T09:47:00Z"/>
                    <w:rFonts w:ascii="Times New Roman" w:hAnsi="Times New Roman"/>
                    <w:sz w:val="26"/>
                    <w:szCs w:val="26"/>
                  </w:rPr>
                </w:rPrChange>
              </w:rPr>
            </w:pPr>
            <w:ins w:id="656" w:author="Windows User" w:date="2017-08-27T09:47:00Z">
              <w:r w:rsidRPr="009E36DE">
                <w:rPr>
                  <w:rFonts w:ascii="Times New Roman" w:hAnsi="Times New Roman"/>
                  <w:i w:val="0"/>
                  <w:color w:val="auto"/>
                  <w:sz w:val="26"/>
                  <w:szCs w:val="26"/>
                  <w:rPrChange w:id="657" w:author="Weekend Nguyen" w:date="2017-09-13T20:20:00Z">
                    <w:rPr>
                      <w:rFonts w:ascii="Times New Roman" w:hAnsi="Times New Roman"/>
                      <w:sz w:val="26"/>
                      <w:szCs w:val="26"/>
                    </w:rPr>
                  </w:rPrChange>
                </w:rPr>
                <w:t>4.1. Hệ thống kiểm tra thông tin tài khoản</w:t>
              </w:r>
            </w:ins>
            <w:ins w:id="658" w:author="Weekend Nguyen" w:date="2017-09-13T20:54:00Z">
              <w:r w:rsidR="00F13984">
                <w:rPr>
                  <w:rFonts w:ascii="Times New Roman" w:hAnsi="Times New Roman"/>
                  <w:i w:val="0"/>
                  <w:color w:val="auto"/>
                  <w:sz w:val="26"/>
                  <w:szCs w:val="26"/>
                </w:rPr>
                <w:t xml:space="preserve"> </w:t>
              </w:r>
            </w:ins>
            <w:ins w:id="659" w:author="Windows User" w:date="2017-08-27T09:47:00Z">
              <w:r w:rsidRPr="009E36DE">
                <w:rPr>
                  <w:rFonts w:ascii="Times New Roman" w:hAnsi="Times New Roman"/>
                  <w:i w:val="0"/>
                  <w:color w:val="auto"/>
                  <w:sz w:val="26"/>
                  <w:szCs w:val="26"/>
                  <w:rPrChange w:id="660" w:author="Weekend Nguyen" w:date="2017-09-13T20:20:00Z">
                    <w:rPr>
                      <w:rFonts w:ascii="Times New Roman" w:hAnsi="Times New Roman"/>
                      <w:sz w:val="26"/>
                      <w:szCs w:val="26"/>
                    </w:rPr>
                  </w:rPrChange>
                </w:rPr>
                <w:t>(tài khoản không hợp lệ).</w:t>
              </w:r>
            </w:ins>
          </w:p>
          <w:p w:rsidR="00245513" w:rsidRPr="009E36DE" w:rsidRDefault="00245513" w:rsidP="003A5B62">
            <w:pPr>
              <w:pStyle w:val="InfoBlue"/>
              <w:spacing w:before="0" w:line="240" w:lineRule="auto"/>
              <w:rPr>
                <w:ins w:id="661" w:author="Windows User" w:date="2017-08-27T09:47:00Z"/>
                <w:rFonts w:ascii="Times New Roman" w:hAnsi="Times New Roman"/>
                <w:i w:val="0"/>
                <w:color w:val="auto"/>
                <w:sz w:val="26"/>
                <w:szCs w:val="26"/>
                <w:rPrChange w:id="662" w:author="Weekend Nguyen" w:date="2017-09-13T20:20:00Z">
                  <w:rPr>
                    <w:ins w:id="663" w:author="Windows User" w:date="2017-08-27T09:47:00Z"/>
                    <w:rFonts w:ascii="Times New Roman" w:hAnsi="Times New Roman"/>
                    <w:sz w:val="26"/>
                    <w:szCs w:val="26"/>
                  </w:rPr>
                </w:rPrChange>
              </w:rPr>
            </w:pPr>
            <w:ins w:id="664" w:author="Windows User" w:date="2017-08-27T09:47:00Z">
              <w:r w:rsidRPr="009E36DE">
                <w:rPr>
                  <w:rFonts w:ascii="Times New Roman" w:hAnsi="Times New Roman"/>
                  <w:i w:val="0"/>
                  <w:color w:val="auto"/>
                  <w:sz w:val="26"/>
                  <w:szCs w:val="26"/>
                  <w:rPrChange w:id="665" w:author="Weekend Nguyen" w:date="2017-09-13T20:20:00Z">
                    <w:rPr>
                      <w:rFonts w:ascii="Times New Roman" w:hAnsi="Times New Roman"/>
                      <w:sz w:val="26"/>
                      <w:szCs w:val="26"/>
                    </w:rPr>
                  </w:rPrChange>
                </w:rPr>
                <w:t>5.1. Hệ thống thông báo sai mật khẩu hoặc tên đăng nhập.</w:t>
              </w:r>
            </w:ins>
          </w:p>
          <w:p w:rsidR="00245513" w:rsidRPr="009E36DE" w:rsidRDefault="00245513" w:rsidP="003A5B62">
            <w:pPr>
              <w:pStyle w:val="InfoBlue"/>
              <w:spacing w:before="0" w:line="240" w:lineRule="auto"/>
              <w:rPr>
                <w:ins w:id="666" w:author="Windows User" w:date="2017-08-27T09:49:00Z"/>
                <w:rFonts w:ascii="Times New Roman" w:hAnsi="Times New Roman"/>
                <w:i w:val="0"/>
                <w:color w:val="auto"/>
                <w:sz w:val="26"/>
                <w:szCs w:val="26"/>
                <w:rPrChange w:id="667" w:author="Weekend Nguyen" w:date="2017-09-13T20:20:00Z">
                  <w:rPr>
                    <w:ins w:id="668" w:author="Windows User" w:date="2017-08-27T09:49:00Z"/>
                    <w:rFonts w:ascii="Times New Roman" w:hAnsi="Times New Roman"/>
                    <w:sz w:val="26"/>
                    <w:szCs w:val="26"/>
                  </w:rPr>
                </w:rPrChange>
              </w:rPr>
            </w:pPr>
            <w:ins w:id="669" w:author="Windows User" w:date="2017-08-27T09:49:00Z">
              <w:r w:rsidRPr="009E36DE">
                <w:rPr>
                  <w:rFonts w:ascii="Times New Roman" w:hAnsi="Times New Roman"/>
                  <w:i w:val="0"/>
                  <w:color w:val="auto"/>
                  <w:sz w:val="26"/>
                  <w:szCs w:val="26"/>
                  <w:rPrChange w:id="670" w:author="Weekend Nguyen" w:date="2017-09-13T20:20:00Z">
                    <w:rPr>
                      <w:rFonts w:ascii="Times New Roman" w:hAnsi="Times New Roman"/>
                      <w:sz w:val="26"/>
                      <w:szCs w:val="26"/>
                    </w:rPr>
                  </w:rPrChange>
                </w:rPr>
                <w:t>6. Quay lại bước 3.</w:t>
              </w:r>
            </w:ins>
          </w:p>
          <w:p w:rsidR="00245513" w:rsidRPr="009E36DE" w:rsidRDefault="00245513" w:rsidP="003A5B62">
            <w:pPr>
              <w:pStyle w:val="InfoBlue"/>
              <w:spacing w:before="0" w:line="240" w:lineRule="auto"/>
              <w:rPr>
                <w:ins w:id="671" w:author="Windows User" w:date="2017-08-27T09:50:00Z"/>
                <w:rFonts w:ascii="Times New Roman" w:hAnsi="Times New Roman"/>
                <w:i w:val="0"/>
                <w:color w:val="auto"/>
                <w:sz w:val="26"/>
                <w:szCs w:val="26"/>
                <w:rPrChange w:id="672" w:author="Weekend Nguyen" w:date="2017-09-13T20:20:00Z">
                  <w:rPr>
                    <w:ins w:id="673" w:author="Windows User" w:date="2017-08-27T09:50:00Z"/>
                    <w:rFonts w:ascii="Times New Roman" w:hAnsi="Times New Roman"/>
                    <w:sz w:val="26"/>
                    <w:szCs w:val="26"/>
                  </w:rPr>
                </w:rPrChange>
              </w:rPr>
            </w:pPr>
            <w:ins w:id="674" w:author="Windows User" w:date="2017-08-27T09:50:00Z">
              <w:r w:rsidRPr="009E36DE">
                <w:rPr>
                  <w:rFonts w:ascii="Times New Roman" w:hAnsi="Times New Roman"/>
                  <w:i w:val="0"/>
                  <w:color w:val="auto"/>
                  <w:sz w:val="26"/>
                  <w:szCs w:val="26"/>
                  <w:rPrChange w:id="675" w:author="Weekend Nguyen" w:date="2017-09-13T20:20:00Z">
                    <w:rPr>
                      <w:rFonts w:ascii="Times New Roman" w:hAnsi="Times New Roman"/>
                      <w:sz w:val="26"/>
                      <w:szCs w:val="26"/>
                    </w:rPr>
                  </w:rPrChange>
                </w:rPr>
                <w:t>-Luồng sự kiện 2.</w:t>
              </w:r>
            </w:ins>
          </w:p>
          <w:p w:rsidR="00245513" w:rsidRPr="009E36DE" w:rsidRDefault="00245513" w:rsidP="003A5B62">
            <w:pPr>
              <w:pStyle w:val="InfoBlue"/>
              <w:spacing w:before="0" w:line="240" w:lineRule="auto"/>
              <w:rPr>
                <w:ins w:id="676" w:author="Windows User" w:date="2017-08-27T09:51:00Z"/>
                <w:rFonts w:ascii="Times New Roman" w:hAnsi="Times New Roman"/>
                <w:i w:val="0"/>
                <w:color w:val="auto"/>
                <w:sz w:val="26"/>
                <w:szCs w:val="26"/>
                <w:rPrChange w:id="677" w:author="Weekend Nguyen" w:date="2017-09-13T20:20:00Z">
                  <w:rPr>
                    <w:ins w:id="678" w:author="Windows User" w:date="2017-08-27T09:51:00Z"/>
                    <w:rFonts w:ascii="Times New Roman" w:hAnsi="Times New Roman"/>
                    <w:sz w:val="26"/>
                    <w:szCs w:val="26"/>
                  </w:rPr>
                </w:rPrChange>
              </w:rPr>
            </w:pPr>
            <w:ins w:id="679" w:author="Windows User" w:date="2017-08-27T09:50:00Z">
              <w:r w:rsidRPr="009E36DE">
                <w:rPr>
                  <w:rFonts w:ascii="Times New Roman" w:hAnsi="Times New Roman"/>
                  <w:i w:val="0"/>
                  <w:color w:val="auto"/>
                  <w:sz w:val="26"/>
                  <w:szCs w:val="26"/>
                  <w:rPrChange w:id="680" w:author="Weekend Nguyen" w:date="2017-09-13T20:20:00Z">
                    <w:rPr>
                      <w:rFonts w:ascii="Times New Roman" w:hAnsi="Times New Roman"/>
                      <w:sz w:val="26"/>
                      <w:szCs w:val="26"/>
                    </w:rPr>
                  </w:rPrChange>
                </w:rPr>
                <w:t>4.2. Hệ thống kiểm tra thông tin tài khoản</w:t>
              </w:r>
            </w:ins>
            <w:ins w:id="681" w:author="Weekend Nguyen" w:date="2017-09-13T20:54:00Z">
              <w:r w:rsidR="00F13984">
                <w:rPr>
                  <w:rFonts w:ascii="Times New Roman" w:hAnsi="Times New Roman"/>
                  <w:i w:val="0"/>
                  <w:color w:val="auto"/>
                  <w:sz w:val="26"/>
                  <w:szCs w:val="26"/>
                </w:rPr>
                <w:t xml:space="preserve"> </w:t>
              </w:r>
            </w:ins>
            <w:ins w:id="682" w:author="Windows User" w:date="2017-08-27T09:50:00Z">
              <w:r w:rsidRPr="009E36DE">
                <w:rPr>
                  <w:rFonts w:ascii="Times New Roman" w:hAnsi="Times New Roman"/>
                  <w:i w:val="0"/>
                  <w:color w:val="auto"/>
                  <w:sz w:val="26"/>
                  <w:szCs w:val="26"/>
                  <w:rPrChange w:id="683" w:author="Weekend Nguyen" w:date="2017-09-13T20:20:00Z">
                    <w:rPr>
                      <w:rFonts w:ascii="Times New Roman" w:hAnsi="Times New Roman"/>
                      <w:sz w:val="26"/>
                      <w:szCs w:val="26"/>
                    </w:rPr>
                  </w:rPrChange>
                </w:rPr>
                <w:t xml:space="preserve">(tài khoản không hợp lệ quá </w:t>
              </w:r>
            </w:ins>
            <w:ins w:id="684" w:author="Windows User" w:date="2017-08-27T09:51:00Z">
              <w:r w:rsidRPr="009E36DE">
                <w:rPr>
                  <w:rFonts w:ascii="Times New Roman" w:hAnsi="Times New Roman"/>
                  <w:i w:val="0"/>
                  <w:color w:val="auto"/>
                  <w:sz w:val="26"/>
                  <w:szCs w:val="26"/>
                  <w:rPrChange w:id="685" w:author="Weekend Nguyen" w:date="2017-09-13T20:20:00Z">
                    <w:rPr>
                      <w:rFonts w:ascii="Times New Roman" w:hAnsi="Times New Roman"/>
                      <w:sz w:val="26"/>
                      <w:szCs w:val="26"/>
                    </w:rPr>
                  </w:rPrChange>
                </w:rPr>
                <w:t>3 lần</w:t>
              </w:r>
            </w:ins>
            <w:ins w:id="686" w:author="Windows User" w:date="2017-08-27T09:50:00Z">
              <w:r w:rsidRPr="009E36DE">
                <w:rPr>
                  <w:rFonts w:ascii="Times New Roman" w:hAnsi="Times New Roman"/>
                  <w:i w:val="0"/>
                  <w:color w:val="auto"/>
                  <w:sz w:val="26"/>
                  <w:szCs w:val="26"/>
                  <w:rPrChange w:id="687" w:author="Weekend Nguyen" w:date="2017-09-13T20:20:00Z">
                    <w:rPr>
                      <w:rFonts w:ascii="Times New Roman" w:hAnsi="Times New Roman"/>
                      <w:sz w:val="26"/>
                      <w:szCs w:val="26"/>
                    </w:rPr>
                  </w:rPrChange>
                </w:rPr>
                <w:t>)</w:t>
              </w:r>
            </w:ins>
          </w:p>
          <w:p w:rsidR="00245513" w:rsidRPr="009E36DE" w:rsidRDefault="00245513" w:rsidP="003A5B62">
            <w:pPr>
              <w:pStyle w:val="InfoBlue"/>
              <w:spacing w:before="0" w:line="240" w:lineRule="auto"/>
              <w:rPr>
                <w:ins w:id="688" w:author="Windows User" w:date="2017-08-27T09:53:00Z"/>
                <w:rFonts w:ascii="Times New Roman" w:hAnsi="Times New Roman"/>
                <w:i w:val="0"/>
                <w:color w:val="auto"/>
                <w:sz w:val="26"/>
                <w:szCs w:val="26"/>
                <w:rPrChange w:id="689" w:author="Weekend Nguyen" w:date="2017-09-13T20:20:00Z">
                  <w:rPr>
                    <w:ins w:id="690" w:author="Windows User" w:date="2017-08-27T09:53:00Z"/>
                    <w:rFonts w:ascii="Times New Roman" w:hAnsi="Times New Roman"/>
                    <w:sz w:val="26"/>
                    <w:szCs w:val="26"/>
                  </w:rPr>
                </w:rPrChange>
              </w:rPr>
            </w:pPr>
            <w:ins w:id="691" w:author="Windows User" w:date="2017-08-27T09:51:00Z">
              <w:r w:rsidRPr="009E36DE">
                <w:rPr>
                  <w:rFonts w:ascii="Times New Roman" w:hAnsi="Times New Roman"/>
                  <w:i w:val="0"/>
                  <w:color w:val="auto"/>
                  <w:sz w:val="26"/>
                  <w:szCs w:val="26"/>
                  <w:rPrChange w:id="692" w:author="Weekend Nguyen" w:date="2017-09-13T20:20:00Z">
                    <w:rPr>
                      <w:rFonts w:ascii="Times New Roman" w:hAnsi="Times New Roman"/>
                      <w:sz w:val="26"/>
                      <w:szCs w:val="26"/>
                    </w:rPr>
                  </w:rPrChange>
                </w:rPr>
                <w:t>5.2. Hệ thống thông báo đã quá số lần đăng nhập</w:t>
              </w:r>
            </w:ins>
            <w:ins w:id="693" w:author="Weekend Nguyen" w:date="2017-09-13T20:54:00Z">
              <w:r w:rsidR="00F13984">
                <w:rPr>
                  <w:rFonts w:ascii="Times New Roman" w:hAnsi="Times New Roman"/>
                  <w:i w:val="0"/>
                  <w:color w:val="auto"/>
                  <w:sz w:val="26"/>
                  <w:szCs w:val="26"/>
                </w:rPr>
                <w:t xml:space="preserve"> </w:t>
              </w:r>
            </w:ins>
            <w:ins w:id="694" w:author="Windows User" w:date="2017-08-27T09:52:00Z">
              <w:r w:rsidRPr="009E36DE">
                <w:rPr>
                  <w:rFonts w:ascii="Times New Roman" w:hAnsi="Times New Roman"/>
                  <w:i w:val="0"/>
                  <w:color w:val="auto"/>
                  <w:sz w:val="26"/>
                  <w:szCs w:val="26"/>
                  <w:rPrChange w:id="695" w:author="Weekend Nguyen" w:date="2017-09-13T20:20:00Z">
                    <w:rPr>
                      <w:rFonts w:ascii="Times New Roman" w:hAnsi="Times New Roman"/>
                      <w:sz w:val="26"/>
                      <w:szCs w:val="26"/>
                    </w:rPr>
                  </w:rPrChange>
                </w:rPr>
                <w:t>(màng hình đăng</w:t>
              </w:r>
            </w:ins>
            <w:ins w:id="696" w:author="Windows User" w:date="2017-08-27T09:53:00Z">
              <w:r w:rsidRPr="009E36DE">
                <w:rPr>
                  <w:rFonts w:ascii="Times New Roman" w:hAnsi="Times New Roman"/>
                  <w:i w:val="0"/>
                  <w:color w:val="auto"/>
                  <w:sz w:val="26"/>
                  <w:szCs w:val="26"/>
                  <w:rPrChange w:id="697" w:author="Weekend Nguyen" w:date="2017-09-13T20:20:00Z">
                    <w:rPr>
                      <w:rFonts w:ascii="Times New Roman" w:hAnsi="Times New Roman"/>
                      <w:sz w:val="26"/>
                      <w:szCs w:val="26"/>
                    </w:rPr>
                  </w:rPrChange>
                </w:rPr>
                <w:t xml:space="preserve"> </w:t>
              </w:r>
            </w:ins>
            <w:ins w:id="698" w:author="Windows User" w:date="2017-08-27T09:52:00Z">
              <w:r w:rsidRPr="009E36DE">
                <w:rPr>
                  <w:rFonts w:ascii="Times New Roman" w:hAnsi="Times New Roman"/>
                  <w:i w:val="0"/>
                  <w:color w:val="auto"/>
                  <w:sz w:val="26"/>
                  <w:szCs w:val="26"/>
                  <w:rPrChange w:id="699" w:author="Weekend Nguyen" w:date="2017-09-13T20:20:00Z">
                    <w:rPr>
                      <w:rFonts w:ascii="Times New Roman" w:hAnsi="Times New Roman"/>
                      <w:sz w:val="26"/>
                      <w:szCs w:val="26"/>
                    </w:rPr>
                  </w:rPrChange>
                </w:rPr>
                <w:t xml:space="preserve">nhập </w:t>
              </w:r>
            </w:ins>
            <w:ins w:id="700" w:author="Windows User" w:date="2017-08-27T09:53:00Z">
              <w:r w:rsidRPr="009E36DE">
                <w:rPr>
                  <w:rFonts w:ascii="Times New Roman" w:hAnsi="Times New Roman"/>
                  <w:i w:val="0"/>
                  <w:color w:val="auto"/>
                  <w:sz w:val="26"/>
                  <w:szCs w:val="26"/>
                  <w:rPrChange w:id="701" w:author="Weekend Nguyen" w:date="2017-09-13T20:20:00Z">
                    <w:rPr>
                      <w:rFonts w:ascii="Times New Roman" w:hAnsi="Times New Roman"/>
                      <w:sz w:val="26"/>
                      <w:szCs w:val="26"/>
                    </w:rPr>
                  </w:rPrChange>
                </w:rPr>
                <w:t>bị khóa 5 phút</w:t>
              </w:r>
            </w:ins>
            <w:ins w:id="702" w:author="Windows User" w:date="2017-08-27T09:52:00Z">
              <w:r w:rsidRPr="009E36DE">
                <w:rPr>
                  <w:rFonts w:ascii="Times New Roman" w:hAnsi="Times New Roman"/>
                  <w:i w:val="0"/>
                  <w:color w:val="auto"/>
                  <w:sz w:val="26"/>
                  <w:szCs w:val="26"/>
                  <w:rPrChange w:id="703" w:author="Weekend Nguyen" w:date="2017-09-13T20:20:00Z">
                    <w:rPr>
                      <w:rFonts w:ascii="Times New Roman" w:hAnsi="Times New Roman"/>
                      <w:sz w:val="26"/>
                      <w:szCs w:val="26"/>
                    </w:rPr>
                  </w:rPrChange>
                </w:rPr>
                <w:t>)</w:t>
              </w:r>
            </w:ins>
            <w:ins w:id="704" w:author="Windows User" w:date="2017-08-27T09:53:00Z">
              <w:r w:rsidRPr="009E36DE">
                <w:rPr>
                  <w:rFonts w:ascii="Times New Roman" w:hAnsi="Times New Roman"/>
                  <w:i w:val="0"/>
                  <w:color w:val="auto"/>
                  <w:sz w:val="26"/>
                  <w:szCs w:val="26"/>
                  <w:rPrChange w:id="705" w:author="Weekend Nguyen" w:date="2017-09-13T20:20:00Z">
                    <w:rPr>
                      <w:rFonts w:ascii="Times New Roman" w:hAnsi="Times New Roman"/>
                      <w:sz w:val="26"/>
                      <w:szCs w:val="26"/>
                    </w:rPr>
                  </w:rPrChange>
                </w:rPr>
                <w:t>.</w:t>
              </w:r>
            </w:ins>
          </w:p>
          <w:p w:rsidR="00674208" w:rsidRPr="009E36DE" w:rsidRDefault="00245513" w:rsidP="003A5B62">
            <w:pPr>
              <w:pStyle w:val="InfoBlue"/>
              <w:spacing w:before="0" w:line="240" w:lineRule="auto"/>
              <w:rPr>
                <w:rFonts w:ascii="Times New Roman" w:hAnsi="Times New Roman"/>
                <w:i w:val="0"/>
                <w:color w:val="auto"/>
                <w:sz w:val="26"/>
                <w:szCs w:val="26"/>
                <w:rPrChange w:id="706" w:author="Weekend Nguyen" w:date="2017-09-13T20:20:00Z">
                  <w:rPr>
                    <w:rFonts w:ascii="Times New Roman" w:hAnsi="Times New Roman"/>
                    <w:sz w:val="26"/>
                    <w:szCs w:val="26"/>
                  </w:rPr>
                </w:rPrChange>
              </w:rPr>
            </w:pPr>
            <w:ins w:id="707" w:author="Windows User" w:date="2017-08-27T09:53:00Z">
              <w:r w:rsidRPr="009E36DE">
                <w:rPr>
                  <w:rFonts w:ascii="Times New Roman" w:hAnsi="Times New Roman"/>
                  <w:i w:val="0"/>
                  <w:color w:val="auto"/>
                  <w:sz w:val="26"/>
                  <w:szCs w:val="26"/>
                  <w:rPrChange w:id="708" w:author="Weekend Nguyen" w:date="2017-09-13T20:20:00Z">
                    <w:rPr>
                      <w:rFonts w:ascii="Times New Roman" w:hAnsi="Times New Roman"/>
                      <w:sz w:val="26"/>
                      <w:szCs w:val="26"/>
                    </w:rPr>
                  </w:rPrChange>
                </w:rPr>
                <w:t>6. Quay lại lại bước 3.</w:t>
              </w:r>
            </w:ins>
            <w:del w:id="709" w:author="Windows User" w:date="2017-08-27T09:46:00Z">
              <w:r w:rsidR="00674208" w:rsidRPr="009E36DE" w:rsidDel="00245513">
                <w:rPr>
                  <w:rFonts w:ascii="Times New Roman" w:hAnsi="Times New Roman"/>
                  <w:i w:val="0"/>
                  <w:color w:val="auto"/>
                  <w:sz w:val="26"/>
                  <w:szCs w:val="26"/>
                  <w:rPrChange w:id="710" w:author="Weekend Nguyen" w:date="2017-09-13T20:20:00Z">
                    <w:rPr>
                      <w:rFonts w:ascii="Times New Roman" w:hAnsi="Times New Roman"/>
                      <w:sz w:val="26"/>
                      <w:szCs w:val="26"/>
                    </w:rPr>
                  </w:rPrChange>
                </w:rPr>
                <w:delText>&lt;Các luồng sự kiện ngoại lệ, không thành công của Use case theo trình tự thời gian&gt;</w:delText>
              </w:r>
            </w:del>
          </w:p>
        </w:tc>
      </w:tr>
      <w:tr w:rsidR="00674208" w:rsidRPr="005103C6" w:rsidDel="00926383" w:rsidTr="003A5B62">
        <w:trPr>
          <w:jc w:val="center"/>
          <w:del w:id="711" w:author="Weekend Nguyen" w:date="2017-09-13T20:51:00Z"/>
        </w:trPr>
        <w:tc>
          <w:tcPr>
            <w:tcW w:w="1265" w:type="pct"/>
          </w:tcPr>
          <w:p w:rsidR="00674208" w:rsidRPr="005103C6" w:rsidDel="00926383" w:rsidRDefault="00674208" w:rsidP="003A5B62">
            <w:pPr>
              <w:pStyle w:val="TableHeader"/>
              <w:spacing w:before="0"/>
              <w:rPr>
                <w:del w:id="712" w:author="Weekend Nguyen" w:date="2017-09-13T20:51:00Z"/>
                <w:rFonts w:ascii="Times New Roman" w:hAnsi="Times New Roman" w:cs="Times New Roman"/>
                <w:sz w:val="26"/>
                <w:szCs w:val="26"/>
              </w:rPr>
            </w:pPr>
          </w:p>
        </w:tc>
        <w:tc>
          <w:tcPr>
            <w:tcW w:w="3735" w:type="pct"/>
          </w:tcPr>
          <w:p w:rsidR="00674208" w:rsidRPr="005103C6" w:rsidDel="00926383" w:rsidRDefault="00674208" w:rsidP="003A5B62">
            <w:pPr>
              <w:pStyle w:val="InfoBlue"/>
              <w:spacing w:before="0" w:line="240" w:lineRule="auto"/>
              <w:rPr>
                <w:del w:id="713" w:author="Weekend Nguyen" w:date="2017-09-13T20:51:00Z"/>
                <w:rFonts w:ascii="Times New Roman" w:hAnsi="Times New Roman"/>
                <w:sz w:val="26"/>
                <w:szCs w:val="26"/>
              </w:rPr>
            </w:pPr>
          </w:p>
        </w:tc>
      </w:tr>
    </w:tbl>
    <w:p w:rsidR="00674208" w:rsidRPr="005103C6" w:rsidRDefault="00674208" w:rsidP="003A5B62">
      <w:pPr>
        <w:spacing w:after="120" w:line="240" w:lineRule="auto"/>
        <w:rPr>
          <w:rFonts w:ascii="Times New Roman" w:hAnsi="Times New Roman" w:cs="Times New Roman"/>
          <w:sz w:val="26"/>
          <w:szCs w:val="26"/>
        </w:rPr>
      </w:pPr>
    </w:p>
    <w:p w:rsidR="00674208" w:rsidRPr="005103C6" w:rsidRDefault="00674208" w:rsidP="003A5B62">
      <w:pPr>
        <w:pStyle w:val="Heading3"/>
        <w:spacing w:before="0" w:line="240" w:lineRule="auto"/>
        <w:rPr>
          <w:rFonts w:ascii="Times New Roman" w:hAnsi="Times New Roman"/>
          <w:sz w:val="26"/>
          <w:szCs w:val="26"/>
        </w:rPr>
      </w:pPr>
      <w:bookmarkStart w:id="714" w:name="_Toc207611058"/>
      <w:bookmarkStart w:id="715" w:name="_Toc457113521"/>
      <w:r w:rsidRPr="005103C6">
        <w:rPr>
          <w:rFonts w:ascii="Times New Roman" w:hAnsi="Times New Roman"/>
          <w:sz w:val="26"/>
          <w:szCs w:val="26"/>
        </w:rPr>
        <w:lastRenderedPageBreak/>
        <w:t>Biểu đồ</w:t>
      </w:r>
      <w:bookmarkEnd w:id="714"/>
      <w:bookmarkEnd w:id="715"/>
    </w:p>
    <w:p w:rsidR="00BA43F4" w:rsidRDefault="00BD451C" w:rsidP="003A5B62">
      <w:pPr>
        <w:spacing w:after="120" w:line="240" w:lineRule="auto"/>
        <w:rPr>
          <w:ins w:id="716" w:author="Windows User" w:date="2017-09-13T19:07:00Z"/>
          <w:rFonts w:ascii="Times New Roman" w:hAnsi="Times New Roman" w:cs="Times New Roman"/>
          <w:i/>
          <w:color w:val="0000FF"/>
          <w:sz w:val="26"/>
          <w:szCs w:val="26"/>
          <w:lang w:val="pt-BR"/>
        </w:rPr>
      </w:pPr>
      <w:ins w:id="717" w:author="Windows User" w:date="2017-08-27T16:05:00Z">
        <w:r>
          <w:rPr>
            <w:rFonts w:ascii="Times New Roman" w:hAnsi="Times New Roman" w:cs="Times New Roman"/>
            <w:i/>
            <w:noProof/>
            <w:color w:val="0000FF"/>
            <w:sz w:val="26"/>
            <w:szCs w:val="26"/>
            <w:rPrChange w:id="718" w:author="Unknown">
              <w:rPr>
                <w:noProof/>
              </w:rPr>
            </w:rPrChange>
          </w:rPr>
          <w:drawing>
            <wp:inline distT="0" distB="0" distL="0" distR="0">
              <wp:extent cx="6511925" cy="574270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6513701" cy="5744275"/>
                      </a:xfrm>
                      <a:prstGeom prst="rect">
                        <a:avLst/>
                      </a:prstGeom>
                    </pic:spPr>
                  </pic:pic>
                </a:graphicData>
              </a:graphic>
            </wp:inline>
          </w:drawing>
        </w:r>
      </w:ins>
    </w:p>
    <w:p w:rsidR="00674208" w:rsidRPr="005103C6" w:rsidDel="00BD451C" w:rsidRDefault="00A779A4" w:rsidP="003A5B62">
      <w:pPr>
        <w:spacing w:after="120" w:line="240" w:lineRule="auto"/>
        <w:ind w:left="600"/>
        <w:rPr>
          <w:del w:id="719" w:author="Windows User" w:date="2017-08-27T16:05:00Z"/>
          <w:rFonts w:ascii="Times New Roman" w:hAnsi="Times New Roman" w:cs="Times New Roman"/>
          <w:i/>
          <w:color w:val="0000FF"/>
          <w:sz w:val="26"/>
          <w:szCs w:val="26"/>
          <w:lang w:val="pt-BR"/>
        </w:rPr>
      </w:pPr>
      <w:ins w:id="720" w:author="Windows User" w:date="2017-09-13T19:24:00Z">
        <w:r>
          <w:rPr>
            <w:rFonts w:ascii="Times New Roman" w:hAnsi="Times New Roman" w:cs="Times New Roman"/>
            <w:i/>
            <w:noProof/>
            <w:color w:val="0000FF"/>
            <w:sz w:val="26"/>
            <w:szCs w:val="26"/>
            <w:rPrChange w:id="721" w:author="Unknown">
              <w:rPr>
                <w:noProof/>
              </w:rPr>
            </w:rPrChange>
          </w:rPr>
          <w:lastRenderedPageBreak/>
          <w:drawing>
            <wp:inline distT="0" distB="0" distL="0" distR="0">
              <wp:extent cx="6511925" cy="37623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hnhap.PNG"/>
                      <pic:cNvPicPr/>
                    </pic:nvPicPr>
                    <pic:blipFill>
                      <a:blip r:embed="rId14">
                        <a:extLst>
                          <a:ext uri="{28A0092B-C50C-407E-A947-70E740481C1C}">
                            <a14:useLocalDpi xmlns:a14="http://schemas.microsoft.com/office/drawing/2010/main" val="0"/>
                          </a:ext>
                        </a:extLst>
                      </a:blip>
                      <a:stretch>
                        <a:fillRect/>
                      </a:stretch>
                    </pic:blipFill>
                    <pic:spPr>
                      <a:xfrm>
                        <a:off x="0" y="0"/>
                        <a:ext cx="6511925" cy="3762375"/>
                      </a:xfrm>
                      <a:prstGeom prst="rect">
                        <a:avLst/>
                      </a:prstGeom>
                    </pic:spPr>
                  </pic:pic>
                </a:graphicData>
              </a:graphic>
            </wp:inline>
          </w:drawing>
        </w:r>
      </w:ins>
      <w:del w:id="722" w:author="Windows User" w:date="2017-08-27T16:05:00Z">
        <w:r w:rsidR="00674208" w:rsidRPr="005103C6" w:rsidDel="00BD451C">
          <w:rPr>
            <w:rFonts w:ascii="Times New Roman" w:hAnsi="Times New Roman" w:cs="Times New Roman"/>
            <w:i/>
            <w:color w:val="0000FF"/>
            <w:sz w:val="26"/>
            <w:szCs w:val="26"/>
            <w:lang w:val="pt-BR"/>
          </w:rPr>
          <w:delText>&lt;Biêu đồ (diagram) chi tiết</w:delText>
        </w:r>
        <w:r w:rsidR="00F9669E" w:rsidRPr="005103C6" w:rsidDel="00BD451C">
          <w:rPr>
            <w:rFonts w:ascii="Times New Roman" w:hAnsi="Times New Roman" w:cs="Times New Roman"/>
            <w:i/>
            <w:color w:val="0000FF"/>
            <w:sz w:val="26"/>
            <w:szCs w:val="26"/>
            <w:lang w:val="pt-BR"/>
          </w:rPr>
          <w:delText>: Activity và Sequence Diagram</w:delText>
        </w:r>
        <w:r w:rsidR="00674208" w:rsidRPr="005103C6" w:rsidDel="00BD451C">
          <w:rPr>
            <w:rFonts w:ascii="Times New Roman" w:hAnsi="Times New Roman" w:cs="Times New Roman"/>
            <w:i/>
            <w:color w:val="0000FF"/>
            <w:sz w:val="26"/>
            <w:szCs w:val="26"/>
            <w:lang w:val="pt-BR"/>
          </w:rPr>
          <w:delText>&gt;</w:delText>
        </w:r>
      </w:del>
    </w:p>
    <w:p w:rsidR="009A4427" w:rsidRPr="005103C6" w:rsidRDefault="009A4427" w:rsidP="003A5B62">
      <w:pPr>
        <w:spacing w:after="120" w:line="240" w:lineRule="auto"/>
        <w:rPr>
          <w:rFonts w:ascii="Times New Roman" w:eastAsia="Times New Roman" w:hAnsi="Times New Roman" w:cs="Times New Roman"/>
          <w:b/>
          <w:sz w:val="26"/>
          <w:szCs w:val="26"/>
        </w:rPr>
      </w:pPr>
      <w:bookmarkStart w:id="723" w:name="_Toc207611059"/>
      <w:r w:rsidRPr="005103C6">
        <w:rPr>
          <w:rFonts w:ascii="Times New Roman" w:hAnsi="Times New Roman" w:cs="Times New Roman"/>
          <w:sz w:val="26"/>
          <w:szCs w:val="26"/>
        </w:rPr>
        <w:br w:type="page"/>
      </w:r>
    </w:p>
    <w:p w:rsidR="00DB0246" w:rsidRPr="005103C6" w:rsidRDefault="00DB0246" w:rsidP="00DB0246">
      <w:pPr>
        <w:pStyle w:val="Heading2"/>
        <w:spacing w:before="0" w:line="240" w:lineRule="auto"/>
        <w:ind w:left="600" w:hanging="600"/>
        <w:rPr>
          <w:ins w:id="724" w:author="Weekend Nguyen" w:date="2017-09-13T20:53:00Z"/>
          <w:rFonts w:ascii="Times New Roman" w:hAnsi="Times New Roman"/>
          <w:sz w:val="26"/>
          <w:szCs w:val="26"/>
        </w:rPr>
      </w:pPr>
      <w:bookmarkStart w:id="725" w:name="_Toc457113522"/>
      <w:ins w:id="726" w:author="Weekend Nguyen" w:date="2017-09-13T20:53:00Z">
        <w:r>
          <w:rPr>
            <w:rFonts w:ascii="Times New Roman" w:hAnsi="Times New Roman"/>
            <w:sz w:val="26"/>
            <w:szCs w:val="26"/>
          </w:rPr>
          <w:lastRenderedPageBreak/>
          <w:t>UC003_Tìm kiếm thuốc</w:t>
        </w:r>
      </w:ins>
    </w:p>
    <w:p w:rsidR="00DB0246" w:rsidRPr="00041BBF" w:rsidRDefault="00DB0246" w:rsidP="00DB0246">
      <w:pPr>
        <w:pStyle w:val="Heading3"/>
        <w:spacing w:before="0" w:line="240" w:lineRule="auto"/>
        <w:rPr>
          <w:ins w:id="727" w:author="Weekend Nguyen" w:date="2017-09-13T20:53:00Z"/>
          <w:rFonts w:ascii="Times New Roman" w:hAnsi="Times New Roman"/>
          <w:sz w:val="26"/>
          <w:szCs w:val="26"/>
        </w:rPr>
      </w:pPr>
      <w:ins w:id="728" w:author="Weekend Nguyen" w:date="2017-09-13T20:53:00Z">
        <w:r w:rsidRPr="005103C6">
          <w:rPr>
            <w:rFonts w:ascii="Times New Roman" w:hAnsi="Times New Roman"/>
            <w:sz w:val="26"/>
            <w:szCs w:val="26"/>
          </w:rPr>
          <w:t>Mô tả use case UC00</w:t>
        </w:r>
        <w:r>
          <w:rPr>
            <w:rFonts w:ascii="Times New Roman" w:hAnsi="Times New Roman"/>
            <w:sz w:val="26"/>
            <w:szCs w:val="26"/>
          </w:rPr>
          <w:t>2</w:t>
        </w:r>
      </w:ins>
    </w:p>
    <w:tbl>
      <w:tblPr>
        <w:tblStyle w:val="TableGrid"/>
        <w:tblW w:w="5000" w:type="pct"/>
        <w:jc w:val="center"/>
        <w:tblLook w:val="01E0" w:firstRow="1" w:lastRow="1" w:firstColumn="1" w:lastColumn="1" w:noHBand="0" w:noVBand="0"/>
      </w:tblPr>
      <w:tblGrid>
        <w:gridCol w:w="2592"/>
        <w:gridCol w:w="7653"/>
      </w:tblGrid>
      <w:tr w:rsidR="00DB0246" w:rsidRPr="005103C6" w:rsidTr="00C06454">
        <w:trPr>
          <w:jc w:val="center"/>
          <w:ins w:id="729" w:author="Weekend Nguyen" w:date="2017-09-13T20:53:00Z"/>
        </w:trPr>
        <w:tc>
          <w:tcPr>
            <w:tcW w:w="5000" w:type="pct"/>
            <w:gridSpan w:val="2"/>
          </w:tcPr>
          <w:p w:rsidR="00DB0246" w:rsidRPr="005103C6" w:rsidRDefault="00DB0246" w:rsidP="00C06454">
            <w:pPr>
              <w:spacing w:after="120"/>
              <w:rPr>
                <w:ins w:id="730" w:author="Weekend Nguyen" w:date="2017-09-13T20:53:00Z"/>
                <w:rFonts w:ascii="Times New Roman" w:hAnsi="Times New Roman" w:cs="Times New Roman"/>
                <w:b/>
                <w:sz w:val="26"/>
                <w:szCs w:val="26"/>
              </w:rPr>
            </w:pPr>
            <w:ins w:id="731" w:author="Weekend Nguyen" w:date="2017-09-13T20:53:00Z">
              <w:r w:rsidRPr="005103C6">
                <w:rPr>
                  <w:rFonts w:ascii="Times New Roman" w:hAnsi="Times New Roman" w:cs="Times New Roman"/>
                  <w:b/>
                  <w:sz w:val="26"/>
                  <w:szCs w:val="26"/>
                </w:rPr>
                <w:t xml:space="preserve">Use case: </w:t>
              </w:r>
              <w:r>
                <w:rPr>
                  <w:rFonts w:ascii="Times New Roman" w:hAnsi="Times New Roman" w:cs="Times New Roman"/>
                  <w:b/>
                  <w:sz w:val="26"/>
                  <w:szCs w:val="26"/>
                </w:rPr>
                <w:t>UC002</w:t>
              </w:r>
              <w:r w:rsidRPr="00C06454">
                <w:rPr>
                  <w:rFonts w:ascii="Times New Roman" w:hAnsi="Times New Roman" w:cs="Times New Roman"/>
                  <w:b/>
                  <w:sz w:val="26"/>
                  <w:szCs w:val="26"/>
                </w:rPr>
                <w:t>_Tìm kiếm thuốc</w:t>
              </w:r>
            </w:ins>
          </w:p>
        </w:tc>
      </w:tr>
      <w:tr w:rsidR="00DB0246" w:rsidRPr="005103C6" w:rsidTr="00C06454">
        <w:trPr>
          <w:jc w:val="center"/>
          <w:ins w:id="732" w:author="Weekend Nguyen" w:date="2017-09-13T20:53:00Z"/>
        </w:trPr>
        <w:tc>
          <w:tcPr>
            <w:tcW w:w="1265" w:type="pct"/>
          </w:tcPr>
          <w:p w:rsidR="00DB0246" w:rsidRPr="005103C6" w:rsidRDefault="00DB0246" w:rsidP="00C06454">
            <w:pPr>
              <w:pStyle w:val="TableHeader"/>
              <w:spacing w:before="0"/>
              <w:rPr>
                <w:ins w:id="733" w:author="Weekend Nguyen" w:date="2017-09-13T20:53:00Z"/>
                <w:rFonts w:ascii="Times New Roman" w:hAnsi="Times New Roman" w:cs="Times New Roman"/>
                <w:b w:val="0"/>
                <w:sz w:val="26"/>
                <w:szCs w:val="26"/>
              </w:rPr>
            </w:pPr>
            <w:ins w:id="734" w:author="Weekend Nguyen" w:date="2017-09-13T20:53:00Z">
              <w:r w:rsidRPr="005103C6">
                <w:rPr>
                  <w:rFonts w:ascii="Times New Roman" w:hAnsi="Times New Roman" w:cs="Times New Roman"/>
                  <w:b w:val="0"/>
                  <w:sz w:val="26"/>
                  <w:szCs w:val="26"/>
                </w:rPr>
                <w:t>Mục đích:</w:t>
              </w:r>
            </w:ins>
          </w:p>
        </w:tc>
        <w:tc>
          <w:tcPr>
            <w:tcW w:w="3735" w:type="pct"/>
          </w:tcPr>
          <w:p w:rsidR="00DB0246" w:rsidRPr="00C06454" w:rsidRDefault="00DB0246" w:rsidP="00C06454">
            <w:pPr>
              <w:pStyle w:val="InfoBlue"/>
              <w:spacing w:before="0" w:line="240" w:lineRule="auto"/>
              <w:rPr>
                <w:ins w:id="735" w:author="Weekend Nguyen" w:date="2017-09-13T20:53:00Z"/>
                <w:rFonts w:ascii="Times New Roman" w:hAnsi="Times New Roman"/>
                <w:i w:val="0"/>
                <w:color w:val="auto"/>
                <w:sz w:val="26"/>
                <w:szCs w:val="26"/>
              </w:rPr>
            </w:pPr>
            <w:ins w:id="736" w:author="Weekend Nguyen" w:date="2017-09-13T20:53:00Z">
              <w:r w:rsidRPr="00C06454">
                <w:rPr>
                  <w:rFonts w:ascii="Times New Roman" w:hAnsi="Times New Roman"/>
                  <w:i w:val="0"/>
                  <w:color w:val="auto"/>
                  <w:sz w:val="26"/>
                  <w:szCs w:val="26"/>
                </w:rPr>
                <w:t>Có được thông tin của loại thuốc vừa tìm.</w:t>
              </w:r>
            </w:ins>
          </w:p>
        </w:tc>
      </w:tr>
      <w:tr w:rsidR="00DB0246" w:rsidRPr="005103C6" w:rsidTr="00C06454">
        <w:trPr>
          <w:jc w:val="center"/>
          <w:ins w:id="737" w:author="Weekend Nguyen" w:date="2017-09-13T20:53:00Z"/>
        </w:trPr>
        <w:tc>
          <w:tcPr>
            <w:tcW w:w="1265" w:type="pct"/>
          </w:tcPr>
          <w:p w:rsidR="00DB0246" w:rsidRPr="005103C6" w:rsidRDefault="00DB0246" w:rsidP="00C06454">
            <w:pPr>
              <w:pStyle w:val="TableHeader"/>
              <w:spacing w:before="0"/>
              <w:rPr>
                <w:ins w:id="738" w:author="Weekend Nguyen" w:date="2017-09-13T20:53:00Z"/>
                <w:rFonts w:ascii="Times New Roman" w:hAnsi="Times New Roman" w:cs="Times New Roman"/>
                <w:b w:val="0"/>
                <w:sz w:val="26"/>
                <w:szCs w:val="26"/>
              </w:rPr>
            </w:pPr>
            <w:ins w:id="739" w:author="Weekend Nguyen" w:date="2017-09-13T20:53:00Z">
              <w:r w:rsidRPr="005103C6">
                <w:rPr>
                  <w:rFonts w:ascii="Times New Roman" w:hAnsi="Times New Roman" w:cs="Times New Roman"/>
                  <w:b w:val="0"/>
                  <w:sz w:val="26"/>
                  <w:szCs w:val="26"/>
                </w:rPr>
                <w:t>Mô tả:</w:t>
              </w:r>
            </w:ins>
          </w:p>
        </w:tc>
        <w:tc>
          <w:tcPr>
            <w:tcW w:w="3735" w:type="pct"/>
          </w:tcPr>
          <w:p w:rsidR="00DB0246" w:rsidRPr="00C06454" w:rsidRDefault="00DB0246" w:rsidP="00C06454">
            <w:pPr>
              <w:pStyle w:val="InfoBlue"/>
              <w:spacing w:before="0" w:line="240" w:lineRule="auto"/>
              <w:rPr>
                <w:ins w:id="740" w:author="Weekend Nguyen" w:date="2017-09-13T20:53:00Z"/>
                <w:rFonts w:ascii="Times New Roman" w:hAnsi="Times New Roman"/>
                <w:i w:val="0"/>
                <w:color w:val="auto"/>
                <w:sz w:val="26"/>
                <w:szCs w:val="26"/>
              </w:rPr>
            </w:pPr>
            <w:ins w:id="741" w:author="Weekend Nguyen" w:date="2017-09-13T20:53:00Z">
              <w:r w:rsidRPr="00C06454">
                <w:rPr>
                  <w:rFonts w:ascii="Times New Roman" w:hAnsi="Times New Roman"/>
                  <w:i w:val="0"/>
                  <w:color w:val="auto"/>
                  <w:sz w:val="26"/>
                  <w:szCs w:val="26"/>
                </w:rPr>
                <w:t>Use case cho phép tìm kiếm các loại thuốc. Hỗ trợ cho việc bán thuốc, quản lý thuốc, thống kê các loại thuốc.</w:t>
              </w:r>
            </w:ins>
          </w:p>
        </w:tc>
      </w:tr>
      <w:tr w:rsidR="00DB0246" w:rsidRPr="005103C6" w:rsidTr="00C06454">
        <w:trPr>
          <w:jc w:val="center"/>
          <w:ins w:id="742" w:author="Weekend Nguyen" w:date="2017-09-13T20:53:00Z"/>
        </w:trPr>
        <w:tc>
          <w:tcPr>
            <w:tcW w:w="1265" w:type="pct"/>
          </w:tcPr>
          <w:p w:rsidR="00DB0246" w:rsidRPr="005103C6" w:rsidRDefault="00DB0246" w:rsidP="00C06454">
            <w:pPr>
              <w:pStyle w:val="TableHeader"/>
              <w:spacing w:before="0"/>
              <w:rPr>
                <w:ins w:id="743" w:author="Weekend Nguyen" w:date="2017-09-13T20:53:00Z"/>
                <w:rFonts w:ascii="Times New Roman" w:hAnsi="Times New Roman" w:cs="Times New Roman"/>
                <w:b w:val="0"/>
                <w:sz w:val="26"/>
                <w:szCs w:val="26"/>
              </w:rPr>
            </w:pPr>
            <w:ins w:id="744" w:author="Weekend Nguyen" w:date="2017-09-13T20:53:00Z">
              <w:r w:rsidRPr="005103C6">
                <w:rPr>
                  <w:rFonts w:ascii="Times New Roman" w:hAnsi="Times New Roman" w:cs="Times New Roman"/>
                  <w:b w:val="0"/>
                  <w:sz w:val="26"/>
                  <w:szCs w:val="26"/>
                </w:rPr>
                <w:t>Tác nhân:</w:t>
              </w:r>
            </w:ins>
          </w:p>
        </w:tc>
        <w:tc>
          <w:tcPr>
            <w:tcW w:w="3735" w:type="pct"/>
          </w:tcPr>
          <w:p w:rsidR="00DB0246" w:rsidRPr="00C06454" w:rsidRDefault="00DB0246" w:rsidP="00C06454">
            <w:pPr>
              <w:pStyle w:val="InfoBlue"/>
              <w:spacing w:before="0" w:line="240" w:lineRule="auto"/>
              <w:rPr>
                <w:ins w:id="745" w:author="Weekend Nguyen" w:date="2017-09-13T20:53:00Z"/>
                <w:rFonts w:ascii="Times New Roman" w:hAnsi="Times New Roman"/>
                <w:i w:val="0"/>
                <w:color w:val="auto"/>
                <w:sz w:val="26"/>
                <w:szCs w:val="26"/>
              </w:rPr>
            </w:pPr>
            <w:ins w:id="746" w:author="Weekend Nguyen" w:date="2017-09-13T20:53:00Z">
              <w:r w:rsidRPr="00C06454">
                <w:rPr>
                  <w:rFonts w:ascii="Times New Roman" w:hAnsi="Times New Roman"/>
                  <w:i w:val="0"/>
                  <w:color w:val="auto"/>
                  <w:sz w:val="26"/>
                  <w:szCs w:val="26"/>
                </w:rPr>
                <w:t>Nhân viên quản lý thuốc, nhân viên bán thuốc, nhân viên thống kê.</w:t>
              </w:r>
            </w:ins>
          </w:p>
        </w:tc>
      </w:tr>
      <w:tr w:rsidR="00DB0246" w:rsidRPr="005103C6" w:rsidTr="00C06454">
        <w:trPr>
          <w:jc w:val="center"/>
          <w:ins w:id="747" w:author="Weekend Nguyen" w:date="2017-09-13T20:53:00Z"/>
        </w:trPr>
        <w:tc>
          <w:tcPr>
            <w:tcW w:w="1265" w:type="pct"/>
          </w:tcPr>
          <w:p w:rsidR="00DB0246" w:rsidRPr="005103C6" w:rsidRDefault="00DB0246" w:rsidP="00C06454">
            <w:pPr>
              <w:pStyle w:val="TableHeader"/>
              <w:spacing w:before="0"/>
              <w:rPr>
                <w:ins w:id="748" w:author="Weekend Nguyen" w:date="2017-09-13T20:53:00Z"/>
                <w:rFonts w:ascii="Times New Roman" w:hAnsi="Times New Roman" w:cs="Times New Roman"/>
                <w:b w:val="0"/>
                <w:sz w:val="26"/>
                <w:szCs w:val="26"/>
              </w:rPr>
            </w:pPr>
            <w:ins w:id="749" w:author="Weekend Nguyen" w:date="2017-09-13T20:53:00Z">
              <w:r w:rsidRPr="005103C6">
                <w:rPr>
                  <w:rFonts w:ascii="Times New Roman" w:hAnsi="Times New Roman" w:cs="Times New Roman"/>
                  <w:b w:val="0"/>
                  <w:sz w:val="26"/>
                  <w:szCs w:val="26"/>
                </w:rPr>
                <w:t>Điều kiện trước:</w:t>
              </w:r>
            </w:ins>
          </w:p>
        </w:tc>
        <w:tc>
          <w:tcPr>
            <w:tcW w:w="3735" w:type="pct"/>
          </w:tcPr>
          <w:p w:rsidR="00DB0246" w:rsidRPr="00C06454" w:rsidRDefault="00DB0246" w:rsidP="00C06454">
            <w:pPr>
              <w:pStyle w:val="InfoBlue"/>
              <w:spacing w:before="0" w:line="240" w:lineRule="auto"/>
              <w:rPr>
                <w:ins w:id="750" w:author="Weekend Nguyen" w:date="2017-09-13T20:53:00Z"/>
                <w:rFonts w:ascii="Times New Roman" w:hAnsi="Times New Roman"/>
                <w:i w:val="0"/>
                <w:color w:val="auto"/>
                <w:sz w:val="26"/>
                <w:szCs w:val="26"/>
              </w:rPr>
            </w:pPr>
            <w:ins w:id="751" w:author="Weekend Nguyen" w:date="2017-09-13T20:53:00Z">
              <w:r w:rsidRPr="00C06454">
                <w:rPr>
                  <w:rFonts w:ascii="Times New Roman" w:hAnsi="Times New Roman"/>
                  <w:i w:val="0"/>
                  <w:color w:val="auto"/>
                  <w:sz w:val="26"/>
                  <w:szCs w:val="26"/>
                </w:rPr>
                <w:t>Nhân viên đăng nhập thành công.</w:t>
              </w:r>
            </w:ins>
          </w:p>
        </w:tc>
      </w:tr>
      <w:tr w:rsidR="00DB0246" w:rsidRPr="005103C6" w:rsidTr="00C06454">
        <w:trPr>
          <w:jc w:val="center"/>
          <w:ins w:id="752" w:author="Weekend Nguyen" w:date="2017-09-13T20:53:00Z"/>
        </w:trPr>
        <w:tc>
          <w:tcPr>
            <w:tcW w:w="1265" w:type="pct"/>
          </w:tcPr>
          <w:p w:rsidR="00DB0246" w:rsidRPr="005103C6" w:rsidRDefault="00DB0246" w:rsidP="00C06454">
            <w:pPr>
              <w:pStyle w:val="TableHeader"/>
              <w:spacing w:before="0"/>
              <w:rPr>
                <w:ins w:id="753" w:author="Weekend Nguyen" w:date="2017-09-13T20:53:00Z"/>
                <w:rFonts w:ascii="Times New Roman" w:hAnsi="Times New Roman" w:cs="Times New Roman"/>
                <w:b w:val="0"/>
                <w:sz w:val="26"/>
                <w:szCs w:val="26"/>
              </w:rPr>
            </w:pPr>
            <w:ins w:id="754" w:author="Weekend Nguyen" w:date="2017-09-13T20:53:00Z">
              <w:r w:rsidRPr="005103C6">
                <w:rPr>
                  <w:rFonts w:ascii="Times New Roman" w:hAnsi="Times New Roman" w:cs="Times New Roman"/>
                  <w:b w:val="0"/>
                  <w:sz w:val="26"/>
                  <w:szCs w:val="26"/>
                </w:rPr>
                <w:t>Điều kiện sau:</w:t>
              </w:r>
            </w:ins>
          </w:p>
        </w:tc>
        <w:tc>
          <w:tcPr>
            <w:tcW w:w="3735" w:type="pct"/>
          </w:tcPr>
          <w:p w:rsidR="00DB0246" w:rsidRPr="00C06454" w:rsidRDefault="00DB0246" w:rsidP="00C06454">
            <w:pPr>
              <w:pStyle w:val="InfoBlue"/>
              <w:spacing w:before="0" w:line="240" w:lineRule="auto"/>
              <w:rPr>
                <w:ins w:id="755" w:author="Weekend Nguyen" w:date="2017-09-13T20:53:00Z"/>
                <w:rFonts w:ascii="Times New Roman" w:hAnsi="Times New Roman"/>
                <w:i w:val="0"/>
                <w:color w:val="auto"/>
                <w:sz w:val="26"/>
                <w:szCs w:val="26"/>
              </w:rPr>
            </w:pPr>
            <w:ins w:id="756" w:author="Weekend Nguyen" w:date="2017-09-13T20:53:00Z">
              <w:r w:rsidRPr="00C06454">
                <w:rPr>
                  <w:rFonts w:ascii="Times New Roman" w:hAnsi="Times New Roman"/>
                  <w:i w:val="0"/>
                  <w:color w:val="auto"/>
                  <w:sz w:val="26"/>
                  <w:szCs w:val="26"/>
                </w:rPr>
                <w:t>Có được thông tin thuốc.</w:t>
              </w:r>
            </w:ins>
          </w:p>
        </w:tc>
      </w:tr>
      <w:tr w:rsidR="00DB0246" w:rsidRPr="005103C6" w:rsidTr="00C06454">
        <w:trPr>
          <w:jc w:val="center"/>
          <w:ins w:id="757" w:author="Weekend Nguyen" w:date="2017-09-13T20:53:00Z"/>
        </w:trPr>
        <w:tc>
          <w:tcPr>
            <w:tcW w:w="1265" w:type="pct"/>
          </w:tcPr>
          <w:p w:rsidR="00DB0246" w:rsidRPr="005103C6" w:rsidRDefault="00DB0246" w:rsidP="00C06454">
            <w:pPr>
              <w:pStyle w:val="TableHeader"/>
              <w:spacing w:before="0"/>
              <w:rPr>
                <w:ins w:id="758" w:author="Weekend Nguyen" w:date="2017-09-13T20:53:00Z"/>
                <w:rFonts w:ascii="Times New Roman" w:hAnsi="Times New Roman" w:cs="Times New Roman"/>
                <w:b w:val="0"/>
                <w:sz w:val="26"/>
                <w:szCs w:val="26"/>
              </w:rPr>
            </w:pPr>
            <w:ins w:id="759" w:author="Weekend Nguyen" w:date="2017-09-13T20:53:00Z">
              <w:r w:rsidRPr="005103C6">
                <w:rPr>
                  <w:rFonts w:ascii="Times New Roman" w:hAnsi="Times New Roman" w:cs="Times New Roman"/>
                  <w:b w:val="0"/>
                  <w:sz w:val="26"/>
                  <w:szCs w:val="26"/>
                </w:rPr>
                <w:t>Luồng sự kiện chính (Basic flows)</w:t>
              </w:r>
            </w:ins>
          </w:p>
        </w:tc>
        <w:tc>
          <w:tcPr>
            <w:tcW w:w="3735" w:type="pct"/>
          </w:tcPr>
          <w:p w:rsidR="00DB0246" w:rsidRPr="00C06454" w:rsidRDefault="00DB0246" w:rsidP="00C06454">
            <w:pPr>
              <w:pStyle w:val="InfoBlue"/>
              <w:numPr>
                <w:ilvl w:val="0"/>
                <w:numId w:val="21"/>
              </w:numPr>
              <w:spacing w:before="0" w:line="240" w:lineRule="auto"/>
              <w:rPr>
                <w:ins w:id="760" w:author="Weekend Nguyen" w:date="2017-09-13T20:53:00Z"/>
                <w:rFonts w:ascii="Times New Roman" w:hAnsi="Times New Roman"/>
                <w:i w:val="0"/>
                <w:color w:val="auto"/>
                <w:sz w:val="26"/>
                <w:szCs w:val="26"/>
              </w:rPr>
            </w:pPr>
            <w:ins w:id="761" w:author="Weekend Nguyen" w:date="2017-09-13T20:53:00Z">
              <w:r w:rsidRPr="00C06454">
                <w:rPr>
                  <w:rFonts w:ascii="Times New Roman" w:hAnsi="Times New Roman"/>
                  <w:i w:val="0"/>
                  <w:color w:val="auto"/>
                  <w:sz w:val="26"/>
                  <w:szCs w:val="26"/>
                </w:rPr>
                <w:t>Nhân viên chọn chức năng tìm kiếm thuốc.</w:t>
              </w:r>
            </w:ins>
          </w:p>
          <w:p w:rsidR="00DB0246" w:rsidRPr="00C06454" w:rsidRDefault="00DB0246" w:rsidP="00C06454">
            <w:pPr>
              <w:pStyle w:val="InfoBlue"/>
              <w:numPr>
                <w:ilvl w:val="0"/>
                <w:numId w:val="21"/>
              </w:numPr>
              <w:spacing w:before="0" w:line="240" w:lineRule="auto"/>
              <w:rPr>
                <w:ins w:id="762" w:author="Weekend Nguyen" w:date="2017-09-13T20:53:00Z"/>
                <w:rFonts w:ascii="Times New Roman" w:hAnsi="Times New Roman"/>
                <w:i w:val="0"/>
                <w:color w:val="auto"/>
                <w:sz w:val="26"/>
                <w:szCs w:val="26"/>
              </w:rPr>
            </w:pPr>
            <w:ins w:id="763" w:author="Weekend Nguyen" w:date="2017-09-13T20:53:00Z">
              <w:r w:rsidRPr="00C06454">
                <w:rPr>
                  <w:rFonts w:ascii="Times New Roman" w:hAnsi="Times New Roman"/>
                  <w:i w:val="0"/>
                  <w:color w:val="auto"/>
                  <w:sz w:val="26"/>
                  <w:szCs w:val="26"/>
                </w:rPr>
                <w:t>Hệ thống hiển thị giao diện tìm kiếm.</w:t>
              </w:r>
            </w:ins>
          </w:p>
          <w:p w:rsidR="00DB0246" w:rsidRPr="00C06454" w:rsidRDefault="00DB0246" w:rsidP="00C06454">
            <w:pPr>
              <w:pStyle w:val="InfoBlue"/>
              <w:numPr>
                <w:ilvl w:val="0"/>
                <w:numId w:val="21"/>
              </w:numPr>
              <w:spacing w:before="0" w:line="240" w:lineRule="auto"/>
              <w:rPr>
                <w:ins w:id="764" w:author="Weekend Nguyen" w:date="2017-09-13T20:53:00Z"/>
                <w:rFonts w:ascii="Times New Roman" w:hAnsi="Times New Roman"/>
                <w:i w:val="0"/>
                <w:color w:val="auto"/>
                <w:sz w:val="26"/>
                <w:szCs w:val="26"/>
              </w:rPr>
            </w:pPr>
            <w:ins w:id="765" w:author="Weekend Nguyen" w:date="2017-09-13T20:53:00Z">
              <w:r w:rsidRPr="00C06454">
                <w:rPr>
                  <w:rFonts w:ascii="Times New Roman" w:hAnsi="Times New Roman"/>
                  <w:i w:val="0"/>
                  <w:color w:val="auto"/>
                  <w:sz w:val="26"/>
                  <w:szCs w:val="26"/>
                </w:rPr>
                <w:t>Nhân viên nhập thông tin loại thuốc cần tìm</w:t>
              </w:r>
            </w:ins>
            <w:ins w:id="766" w:author="Weekend Nguyen" w:date="2017-09-13T20:54:00Z">
              <w:r w:rsidR="003234D5">
                <w:rPr>
                  <w:rFonts w:ascii="Times New Roman" w:hAnsi="Times New Roman"/>
                  <w:i w:val="0"/>
                  <w:color w:val="auto"/>
                  <w:sz w:val="26"/>
                  <w:szCs w:val="26"/>
                </w:rPr>
                <w:t xml:space="preserve"> </w:t>
              </w:r>
            </w:ins>
            <w:ins w:id="767" w:author="Weekend Nguyen" w:date="2017-09-13T20:53:00Z">
              <w:r w:rsidRPr="00C06454">
                <w:rPr>
                  <w:rFonts w:ascii="Times New Roman" w:hAnsi="Times New Roman"/>
                  <w:i w:val="0"/>
                  <w:color w:val="auto"/>
                  <w:sz w:val="26"/>
                  <w:szCs w:val="26"/>
                </w:rPr>
                <w:t>(tên thuốc,</w:t>
              </w:r>
              <w:r w:rsidR="003234D5">
                <w:rPr>
                  <w:rFonts w:ascii="Times New Roman" w:hAnsi="Times New Roman"/>
                  <w:i w:val="0"/>
                  <w:color w:val="auto"/>
                  <w:sz w:val="26"/>
                  <w:szCs w:val="26"/>
                </w:rPr>
                <w:t xml:space="preserve"> mã thuốc…</w:t>
              </w:r>
              <w:r w:rsidRPr="00C06454">
                <w:rPr>
                  <w:rFonts w:ascii="Times New Roman" w:hAnsi="Times New Roman"/>
                  <w:i w:val="0"/>
                  <w:color w:val="auto"/>
                  <w:sz w:val="26"/>
                  <w:szCs w:val="26"/>
                </w:rPr>
                <w:t>).</w:t>
              </w:r>
            </w:ins>
          </w:p>
          <w:p w:rsidR="00DB0246" w:rsidRPr="00C06454" w:rsidRDefault="00DB0246" w:rsidP="00C06454">
            <w:pPr>
              <w:pStyle w:val="InfoBlue"/>
              <w:numPr>
                <w:ilvl w:val="0"/>
                <w:numId w:val="21"/>
              </w:numPr>
              <w:spacing w:before="0" w:line="240" w:lineRule="auto"/>
              <w:rPr>
                <w:ins w:id="768" w:author="Weekend Nguyen" w:date="2017-09-13T20:53:00Z"/>
                <w:rFonts w:ascii="Times New Roman" w:hAnsi="Times New Roman"/>
                <w:i w:val="0"/>
                <w:color w:val="auto"/>
                <w:sz w:val="26"/>
                <w:szCs w:val="26"/>
              </w:rPr>
            </w:pPr>
            <w:ins w:id="769" w:author="Weekend Nguyen" w:date="2017-09-13T20:53:00Z">
              <w:r w:rsidRPr="00C06454">
                <w:rPr>
                  <w:rFonts w:ascii="Times New Roman" w:hAnsi="Times New Roman"/>
                  <w:i w:val="0"/>
                  <w:color w:val="auto"/>
                  <w:sz w:val="26"/>
                  <w:szCs w:val="26"/>
                </w:rPr>
                <w:t>Hệ thống tìm kiếm thuốc trong kho dữ liệu</w:t>
              </w:r>
            </w:ins>
            <w:ins w:id="770" w:author="Weekend Nguyen" w:date="2017-09-13T20:54:00Z">
              <w:r w:rsidR="003234D5">
                <w:rPr>
                  <w:rFonts w:ascii="Times New Roman" w:hAnsi="Times New Roman"/>
                  <w:i w:val="0"/>
                  <w:color w:val="auto"/>
                  <w:sz w:val="26"/>
                  <w:szCs w:val="26"/>
                </w:rPr>
                <w:t xml:space="preserve"> </w:t>
              </w:r>
            </w:ins>
            <w:ins w:id="771" w:author="Weekend Nguyen" w:date="2017-09-13T20:53:00Z">
              <w:r w:rsidRPr="00C06454">
                <w:rPr>
                  <w:rFonts w:ascii="Times New Roman" w:hAnsi="Times New Roman"/>
                  <w:i w:val="0"/>
                  <w:color w:val="auto"/>
                  <w:sz w:val="26"/>
                  <w:szCs w:val="26"/>
                </w:rPr>
                <w:t>(thành công).</w:t>
              </w:r>
            </w:ins>
          </w:p>
          <w:p w:rsidR="00DB0246" w:rsidRPr="00C06454" w:rsidRDefault="00DB0246" w:rsidP="00C06454">
            <w:pPr>
              <w:pStyle w:val="InfoBlue"/>
              <w:numPr>
                <w:ilvl w:val="0"/>
                <w:numId w:val="21"/>
              </w:numPr>
              <w:spacing w:before="0" w:line="240" w:lineRule="auto"/>
              <w:rPr>
                <w:ins w:id="772" w:author="Weekend Nguyen" w:date="2017-09-13T20:53:00Z"/>
                <w:rFonts w:ascii="Times New Roman" w:hAnsi="Times New Roman"/>
                <w:i w:val="0"/>
                <w:color w:val="auto"/>
                <w:sz w:val="26"/>
                <w:szCs w:val="26"/>
              </w:rPr>
            </w:pPr>
            <w:ins w:id="773" w:author="Weekend Nguyen" w:date="2017-09-13T20:53:00Z">
              <w:r w:rsidRPr="00C06454">
                <w:rPr>
                  <w:rFonts w:ascii="Times New Roman" w:hAnsi="Times New Roman"/>
                  <w:i w:val="0"/>
                  <w:color w:val="auto"/>
                  <w:sz w:val="26"/>
                  <w:szCs w:val="26"/>
                </w:rPr>
                <w:t>Hệ thống hiển thị thông tin thuốc vừa tìm.</w:t>
              </w:r>
            </w:ins>
          </w:p>
        </w:tc>
      </w:tr>
      <w:tr w:rsidR="00DB0246" w:rsidRPr="005103C6" w:rsidTr="00C06454">
        <w:trPr>
          <w:jc w:val="center"/>
          <w:ins w:id="774" w:author="Weekend Nguyen" w:date="2017-09-13T20:53:00Z"/>
        </w:trPr>
        <w:tc>
          <w:tcPr>
            <w:tcW w:w="1265" w:type="pct"/>
          </w:tcPr>
          <w:p w:rsidR="00DB0246" w:rsidRPr="005103C6" w:rsidRDefault="00DB0246" w:rsidP="00C06454">
            <w:pPr>
              <w:pStyle w:val="TableHeader"/>
              <w:spacing w:before="0"/>
              <w:rPr>
                <w:ins w:id="775" w:author="Weekend Nguyen" w:date="2017-09-13T20:53:00Z"/>
                <w:rFonts w:ascii="Times New Roman" w:hAnsi="Times New Roman" w:cs="Times New Roman"/>
                <w:b w:val="0"/>
                <w:sz w:val="26"/>
                <w:szCs w:val="26"/>
              </w:rPr>
            </w:pPr>
            <w:ins w:id="776" w:author="Weekend Nguyen" w:date="2017-09-13T20:53:00Z">
              <w:r w:rsidRPr="005103C6">
                <w:rPr>
                  <w:rFonts w:ascii="Times New Roman" w:hAnsi="Times New Roman" w:cs="Times New Roman"/>
                  <w:b w:val="0"/>
                  <w:sz w:val="26"/>
                  <w:szCs w:val="26"/>
                </w:rPr>
                <w:t>Luồng sự kiện phụ (Alternative Flows):</w:t>
              </w:r>
            </w:ins>
          </w:p>
        </w:tc>
        <w:tc>
          <w:tcPr>
            <w:tcW w:w="3735" w:type="pct"/>
          </w:tcPr>
          <w:p w:rsidR="00DB0246" w:rsidRPr="00C06454" w:rsidRDefault="00DB0246" w:rsidP="00C06454">
            <w:pPr>
              <w:pStyle w:val="InfoBlue"/>
              <w:spacing w:before="0" w:line="240" w:lineRule="auto"/>
              <w:rPr>
                <w:ins w:id="777" w:author="Weekend Nguyen" w:date="2017-09-13T20:53:00Z"/>
                <w:rFonts w:ascii="Times New Roman" w:hAnsi="Times New Roman"/>
                <w:i w:val="0"/>
                <w:color w:val="auto"/>
                <w:sz w:val="26"/>
                <w:szCs w:val="26"/>
              </w:rPr>
            </w:pPr>
            <w:ins w:id="778" w:author="Weekend Nguyen" w:date="2017-09-13T20:53:00Z">
              <w:r w:rsidRPr="00C06454">
                <w:rPr>
                  <w:rFonts w:ascii="Times New Roman" w:hAnsi="Times New Roman"/>
                  <w:i w:val="0"/>
                  <w:color w:val="auto"/>
                  <w:sz w:val="26"/>
                  <w:szCs w:val="26"/>
                </w:rPr>
                <w:t>-Luồng sự kiện 1.</w:t>
              </w:r>
            </w:ins>
          </w:p>
          <w:p w:rsidR="00DB0246" w:rsidRPr="00C06454" w:rsidRDefault="00DB0246" w:rsidP="00C06454">
            <w:pPr>
              <w:pStyle w:val="InfoBlue"/>
              <w:spacing w:before="0" w:line="240" w:lineRule="auto"/>
              <w:rPr>
                <w:ins w:id="779" w:author="Weekend Nguyen" w:date="2017-09-13T20:53:00Z"/>
                <w:rFonts w:ascii="Times New Roman" w:hAnsi="Times New Roman"/>
                <w:i w:val="0"/>
                <w:color w:val="auto"/>
                <w:sz w:val="26"/>
                <w:szCs w:val="26"/>
              </w:rPr>
            </w:pPr>
            <w:ins w:id="780" w:author="Weekend Nguyen" w:date="2017-09-13T20:53:00Z">
              <w:r w:rsidRPr="00C06454">
                <w:rPr>
                  <w:rFonts w:ascii="Times New Roman" w:hAnsi="Times New Roman"/>
                  <w:i w:val="0"/>
                  <w:color w:val="auto"/>
                  <w:sz w:val="26"/>
                  <w:szCs w:val="26"/>
                </w:rPr>
                <w:t>4.1 Hệ thống tìm kiếm thuốc trong kho dữ liệu</w:t>
              </w:r>
            </w:ins>
            <w:ins w:id="781" w:author="Weekend Nguyen" w:date="2017-09-13T20:54:00Z">
              <w:r w:rsidR="006B0D10">
                <w:rPr>
                  <w:rFonts w:ascii="Times New Roman" w:hAnsi="Times New Roman"/>
                  <w:i w:val="0"/>
                  <w:color w:val="auto"/>
                  <w:sz w:val="26"/>
                  <w:szCs w:val="26"/>
                </w:rPr>
                <w:t xml:space="preserve"> </w:t>
              </w:r>
            </w:ins>
            <w:ins w:id="782" w:author="Weekend Nguyen" w:date="2017-09-13T20:53:00Z">
              <w:r w:rsidRPr="00C06454">
                <w:rPr>
                  <w:rFonts w:ascii="Times New Roman" w:hAnsi="Times New Roman"/>
                  <w:i w:val="0"/>
                  <w:color w:val="auto"/>
                  <w:sz w:val="26"/>
                  <w:szCs w:val="26"/>
                </w:rPr>
                <w:t>(không thành công).</w:t>
              </w:r>
            </w:ins>
          </w:p>
          <w:p w:rsidR="00DB0246" w:rsidRPr="00C06454" w:rsidRDefault="00DB0246" w:rsidP="00C06454">
            <w:pPr>
              <w:pStyle w:val="InfoBlue"/>
              <w:spacing w:before="0" w:line="240" w:lineRule="auto"/>
              <w:rPr>
                <w:ins w:id="783" w:author="Weekend Nguyen" w:date="2017-09-13T20:53:00Z"/>
                <w:rFonts w:ascii="Times New Roman" w:hAnsi="Times New Roman"/>
                <w:i w:val="0"/>
                <w:color w:val="auto"/>
                <w:sz w:val="26"/>
                <w:szCs w:val="26"/>
              </w:rPr>
            </w:pPr>
            <w:ins w:id="784" w:author="Weekend Nguyen" w:date="2017-09-13T20:53:00Z">
              <w:r w:rsidRPr="00C06454">
                <w:rPr>
                  <w:rFonts w:ascii="Times New Roman" w:hAnsi="Times New Roman"/>
                  <w:i w:val="0"/>
                  <w:color w:val="auto"/>
                  <w:sz w:val="26"/>
                  <w:szCs w:val="26"/>
                </w:rPr>
                <w:t>5.1 Hệ thống hiển thị thông báo không tìm thấy thuốc.</w:t>
              </w:r>
            </w:ins>
          </w:p>
          <w:p w:rsidR="00DB0246" w:rsidRPr="00C06454" w:rsidRDefault="00DB0246" w:rsidP="00C06454">
            <w:pPr>
              <w:pStyle w:val="InfoBlue"/>
              <w:spacing w:before="0" w:line="240" w:lineRule="auto"/>
              <w:rPr>
                <w:ins w:id="785" w:author="Weekend Nguyen" w:date="2017-09-13T20:53:00Z"/>
                <w:rFonts w:ascii="Times New Roman" w:hAnsi="Times New Roman"/>
                <w:i w:val="0"/>
                <w:color w:val="auto"/>
                <w:sz w:val="26"/>
                <w:szCs w:val="26"/>
              </w:rPr>
            </w:pPr>
            <w:ins w:id="786" w:author="Weekend Nguyen" w:date="2017-09-13T20:53:00Z">
              <w:r w:rsidRPr="00C06454">
                <w:rPr>
                  <w:rFonts w:ascii="Times New Roman" w:hAnsi="Times New Roman"/>
                  <w:i w:val="0"/>
                  <w:color w:val="auto"/>
                  <w:sz w:val="26"/>
                  <w:szCs w:val="26"/>
                </w:rPr>
                <w:t>7.Quay lại bước 2.</w:t>
              </w:r>
            </w:ins>
          </w:p>
        </w:tc>
      </w:tr>
      <w:tr w:rsidR="00DB0246" w:rsidRPr="005103C6" w:rsidTr="00C06454">
        <w:trPr>
          <w:jc w:val="center"/>
          <w:ins w:id="787" w:author="Weekend Nguyen" w:date="2017-09-13T20:53:00Z"/>
        </w:trPr>
        <w:tc>
          <w:tcPr>
            <w:tcW w:w="1265" w:type="pct"/>
          </w:tcPr>
          <w:p w:rsidR="00DB0246" w:rsidRPr="005103C6" w:rsidRDefault="00DB0246" w:rsidP="00C06454">
            <w:pPr>
              <w:pStyle w:val="TableHeader"/>
              <w:spacing w:before="0"/>
              <w:rPr>
                <w:ins w:id="788" w:author="Weekend Nguyen" w:date="2017-09-13T20:53:00Z"/>
                <w:rFonts w:ascii="Times New Roman" w:hAnsi="Times New Roman" w:cs="Times New Roman"/>
                <w:sz w:val="26"/>
                <w:szCs w:val="26"/>
              </w:rPr>
            </w:pPr>
          </w:p>
        </w:tc>
        <w:tc>
          <w:tcPr>
            <w:tcW w:w="3735" w:type="pct"/>
          </w:tcPr>
          <w:p w:rsidR="00DB0246" w:rsidRPr="005103C6" w:rsidRDefault="00DB0246" w:rsidP="00C06454">
            <w:pPr>
              <w:pStyle w:val="InfoBlue"/>
              <w:spacing w:before="0" w:line="240" w:lineRule="auto"/>
              <w:rPr>
                <w:ins w:id="789" w:author="Weekend Nguyen" w:date="2017-09-13T20:53:00Z"/>
                <w:rFonts w:ascii="Times New Roman" w:hAnsi="Times New Roman"/>
                <w:sz w:val="26"/>
                <w:szCs w:val="26"/>
              </w:rPr>
            </w:pPr>
          </w:p>
        </w:tc>
      </w:tr>
    </w:tbl>
    <w:p w:rsidR="00DB0246" w:rsidRDefault="00DB0246" w:rsidP="00DB0246">
      <w:pPr>
        <w:pStyle w:val="Heading3"/>
        <w:spacing w:before="0" w:line="240" w:lineRule="auto"/>
        <w:rPr>
          <w:ins w:id="790" w:author="Weekend Nguyen" w:date="2017-09-13T20:53:00Z"/>
          <w:rFonts w:ascii="Times New Roman" w:hAnsi="Times New Roman"/>
          <w:sz w:val="26"/>
          <w:szCs w:val="26"/>
        </w:rPr>
      </w:pPr>
      <w:ins w:id="791" w:author="Weekend Nguyen" w:date="2017-09-13T20:53:00Z">
        <w:r>
          <w:rPr>
            <w:rFonts w:ascii="Times New Roman" w:hAnsi="Times New Roman"/>
            <w:sz w:val="26"/>
            <w:szCs w:val="26"/>
          </w:rPr>
          <w:lastRenderedPageBreak/>
          <w:t>Biểu đồ</w:t>
        </w:r>
      </w:ins>
    </w:p>
    <w:p w:rsidR="00DB0246" w:rsidRDefault="00DB0246" w:rsidP="00DB0246">
      <w:pPr>
        <w:rPr>
          <w:ins w:id="792" w:author="Weekend Nguyen" w:date="2017-09-13T20:53:00Z"/>
        </w:rPr>
      </w:pPr>
      <w:ins w:id="793" w:author="Weekend Nguyen" w:date="2017-09-13T20:53:00Z">
        <w:r w:rsidRPr="00C06454">
          <w:rPr>
            <w:noProof/>
          </w:rPr>
          <w:drawing>
            <wp:inline distT="0" distB="0" distL="0" distR="0" wp14:anchorId="2039228B" wp14:editId="4AEEE7BE">
              <wp:extent cx="6511925" cy="406336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kiem.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063365"/>
                      </a:xfrm>
                      <a:prstGeom prst="rect">
                        <a:avLst/>
                      </a:prstGeom>
                    </pic:spPr>
                  </pic:pic>
                </a:graphicData>
              </a:graphic>
            </wp:inline>
          </w:drawing>
        </w:r>
      </w:ins>
    </w:p>
    <w:p w:rsidR="00DB0246" w:rsidRPr="00DB0246" w:rsidRDefault="00DB0246">
      <w:pPr>
        <w:rPr>
          <w:ins w:id="794" w:author="Weekend Nguyen" w:date="2017-09-13T20:53:00Z"/>
          <w:rPrChange w:id="795" w:author="Weekend Nguyen" w:date="2017-09-13T20:53:00Z">
            <w:rPr>
              <w:ins w:id="796" w:author="Weekend Nguyen" w:date="2017-09-13T20:53:00Z"/>
              <w:rFonts w:ascii="Times New Roman" w:eastAsia="Times New Roman" w:hAnsi="Times New Roman" w:cs="Times New Roman"/>
              <w:b/>
              <w:sz w:val="26"/>
              <w:szCs w:val="26"/>
            </w:rPr>
          </w:rPrChange>
        </w:rPr>
      </w:pPr>
      <w:ins w:id="797" w:author="Weekend Nguyen" w:date="2017-09-13T20:53:00Z">
        <w:r>
          <w:rPr>
            <w:noProof/>
          </w:rPr>
          <w:drawing>
            <wp:inline distT="0" distB="0" distL="0" distR="0" wp14:anchorId="4A3D352C" wp14:editId="292DA7F6">
              <wp:extent cx="6511925" cy="42214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Kiem1.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4221480"/>
                      </a:xfrm>
                      <a:prstGeom prst="rect">
                        <a:avLst/>
                      </a:prstGeom>
                    </pic:spPr>
                  </pic:pic>
                </a:graphicData>
              </a:graphic>
            </wp:inline>
          </w:drawing>
        </w:r>
        <w:r>
          <w:rPr>
            <w:rFonts w:ascii="Times New Roman" w:hAnsi="Times New Roman"/>
            <w:sz w:val="26"/>
            <w:szCs w:val="26"/>
          </w:rPr>
          <w:br w:type="page"/>
        </w:r>
      </w:ins>
    </w:p>
    <w:p w:rsidR="00674208" w:rsidRPr="005103C6" w:rsidRDefault="00674208" w:rsidP="003A5B6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w:t>
      </w:r>
      <w:ins w:id="798" w:author="Weekend Nguyen" w:date="2017-09-13T20:52:00Z">
        <w:r w:rsidR="00DF606C">
          <w:rPr>
            <w:rFonts w:ascii="Times New Roman" w:hAnsi="Times New Roman"/>
            <w:sz w:val="26"/>
            <w:szCs w:val="26"/>
          </w:rPr>
          <w:t>3</w:t>
        </w:r>
      </w:ins>
      <w:del w:id="799" w:author="Weekend Nguyen" w:date="2017-09-13T20:52:00Z">
        <w:r w:rsidRPr="005103C6" w:rsidDel="00DF606C">
          <w:rPr>
            <w:rFonts w:ascii="Times New Roman" w:hAnsi="Times New Roman"/>
            <w:sz w:val="26"/>
            <w:szCs w:val="26"/>
          </w:rPr>
          <w:delText>2</w:delText>
        </w:r>
      </w:del>
      <w:r w:rsidRPr="005103C6">
        <w:rPr>
          <w:rFonts w:ascii="Times New Roman" w:hAnsi="Times New Roman"/>
          <w:sz w:val="26"/>
          <w:szCs w:val="26"/>
        </w:rPr>
        <w:t>_</w:t>
      </w:r>
      <w:ins w:id="800" w:author="Windows User" w:date="2017-08-27T09:54:00Z">
        <w:r w:rsidR="00245513">
          <w:rPr>
            <w:rFonts w:ascii="Times New Roman" w:hAnsi="Times New Roman"/>
            <w:sz w:val="26"/>
            <w:szCs w:val="26"/>
          </w:rPr>
          <w:t>Nhập thuốc</w:t>
        </w:r>
      </w:ins>
      <w:del w:id="801" w:author="Windows User" w:date="2017-08-27T09:54:00Z">
        <w:r w:rsidRPr="005103C6" w:rsidDel="00245513">
          <w:rPr>
            <w:rFonts w:ascii="Times New Roman" w:hAnsi="Times New Roman"/>
            <w:sz w:val="26"/>
            <w:szCs w:val="26"/>
          </w:rPr>
          <w:delText>Tên use case</w:delText>
        </w:r>
        <w:bookmarkEnd w:id="723"/>
        <w:bookmarkEnd w:id="725"/>
        <w:r w:rsidRPr="005103C6" w:rsidDel="00245513">
          <w:rPr>
            <w:rFonts w:ascii="Times New Roman" w:hAnsi="Times New Roman"/>
            <w:sz w:val="26"/>
            <w:szCs w:val="26"/>
          </w:rPr>
          <w:delText xml:space="preserve"> </w:delText>
        </w:r>
      </w:del>
    </w:p>
    <w:p w:rsidR="00674208" w:rsidRPr="005103C6" w:rsidRDefault="00674208" w:rsidP="003A5B62">
      <w:pPr>
        <w:pStyle w:val="Heading3"/>
        <w:spacing w:before="0" w:line="240" w:lineRule="auto"/>
        <w:rPr>
          <w:rFonts w:ascii="Times New Roman" w:hAnsi="Times New Roman"/>
          <w:sz w:val="26"/>
          <w:szCs w:val="26"/>
        </w:rPr>
      </w:pPr>
      <w:bookmarkStart w:id="802" w:name="_Toc207611060"/>
      <w:bookmarkStart w:id="803" w:name="_Toc457113523"/>
      <w:r w:rsidRPr="005103C6">
        <w:rPr>
          <w:rFonts w:ascii="Times New Roman" w:hAnsi="Times New Roman"/>
          <w:sz w:val="26"/>
          <w:szCs w:val="26"/>
        </w:rPr>
        <w:t>Mô tả use case UC00</w:t>
      </w:r>
      <w:ins w:id="804" w:author="Weekend Nguyen" w:date="2017-09-13T20:52:00Z">
        <w:r w:rsidR="00DF606C">
          <w:rPr>
            <w:rFonts w:ascii="Times New Roman" w:hAnsi="Times New Roman"/>
            <w:sz w:val="26"/>
            <w:szCs w:val="26"/>
          </w:rPr>
          <w:t>3</w:t>
        </w:r>
      </w:ins>
      <w:del w:id="805" w:author="Weekend Nguyen" w:date="2017-09-13T20:52:00Z">
        <w:r w:rsidRPr="005103C6" w:rsidDel="00DF606C">
          <w:rPr>
            <w:rFonts w:ascii="Times New Roman" w:hAnsi="Times New Roman"/>
            <w:sz w:val="26"/>
            <w:szCs w:val="26"/>
          </w:rPr>
          <w:delText>2</w:delText>
        </w:r>
      </w:del>
      <w:bookmarkEnd w:id="802"/>
      <w:bookmarkEnd w:id="803"/>
    </w:p>
    <w:tbl>
      <w:tblPr>
        <w:tblStyle w:val="TableGrid"/>
        <w:tblW w:w="5000" w:type="pct"/>
        <w:jc w:val="center"/>
        <w:tblLook w:val="01E0" w:firstRow="1" w:lastRow="1" w:firstColumn="1" w:lastColumn="1" w:noHBand="0" w:noVBand="0"/>
      </w:tblPr>
      <w:tblGrid>
        <w:gridCol w:w="2592"/>
        <w:gridCol w:w="7653"/>
      </w:tblGrid>
      <w:tr w:rsidR="00674208" w:rsidRPr="005103C6" w:rsidTr="003A5B62">
        <w:trPr>
          <w:jc w:val="center"/>
        </w:trPr>
        <w:tc>
          <w:tcPr>
            <w:tcW w:w="5000" w:type="pct"/>
            <w:gridSpan w:val="2"/>
          </w:tcPr>
          <w:p w:rsidR="00674208" w:rsidRPr="005103C6" w:rsidRDefault="00101721" w:rsidP="003A5B62">
            <w:pPr>
              <w:spacing w:after="120"/>
              <w:rPr>
                <w:rFonts w:ascii="Times New Roman" w:hAnsi="Times New Roman" w:cs="Times New Roman"/>
                <w:b/>
                <w:sz w:val="26"/>
                <w:szCs w:val="26"/>
              </w:rPr>
            </w:pPr>
            <w:ins w:id="806" w:author="Windows User" w:date="2017-08-27T10:49:00Z">
              <w:r>
                <w:rPr>
                  <w:rFonts w:ascii="Times New Roman" w:hAnsi="Times New Roman" w:cs="Times New Roman"/>
                  <w:b/>
                  <w:sz w:val="26"/>
                  <w:szCs w:val="26"/>
                </w:rPr>
                <w:t>Use case:UC00</w:t>
              </w:r>
            </w:ins>
            <w:ins w:id="807" w:author="Weekend Nguyen" w:date="2017-09-13T20:52:00Z">
              <w:r w:rsidR="00DF606C">
                <w:rPr>
                  <w:rFonts w:ascii="Times New Roman" w:hAnsi="Times New Roman" w:cs="Times New Roman"/>
                  <w:b/>
                  <w:sz w:val="26"/>
                  <w:szCs w:val="26"/>
                </w:rPr>
                <w:t>3</w:t>
              </w:r>
            </w:ins>
            <w:ins w:id="808" w:author="Windows User" w:date="2017-08-27T10:49:00Z">
              <w:del w:id="809" w:author="Weekend Nguyen" w:date="2017-09-13T20:52:00Z">
                <w:r w:rsidDel="00DF606C">
                  <w:rPr>
                    <w:rFonts w:ascii="Times New Roman" w:hAnsi="Times New Roman" w:cs="Times New Roman"/>
                    <w:b/>
                    <w:sz w:val="26"/>
                    <w:szCs w:val="26"/>
                  </w:rPr>
                  <w:delText>2</w:delText>
                </w:r>
              </w:del>
              <w:r>
                <w:rPr>
                  <w:rFonts w:ascii="Times New Roman" w:hAnsi="Times New Roman" w:cs="Times New Roman"/>
                  <w:b/>
                  <w:sz w:val="26"/>
                  <w:szCs w:val="26"/>
                </w:rPr>
                <w:t>_Nhập thuốc.</w:t>
              </w:r>
            </w:ins>
            <w:del w:id="810" w:author="Windows User" w:date="2017-08-27T10:49:00Z">
              <w:r w:rsidR="00674208" w:rsidRPr="005103C6" w:rsidDel="00101721">
                <w:rPr>
                  <w:rFonts w:ascii="Times New Roman" w:hAnsi="Times New Roman" w:cs="Times New Roman"/>
                  <w:b/>
                  <w:sz w:val="26"/>
                  <w:szCs w:val="26"/>
                </w:rPr>
                <w:delText>Use c</w:delText>
              </w:r>
            </w:del>
            <w:del w:id="811" w:author="Windows User" w:date="2017-08-27T09:55:00Z">
              <w:r w:rsidR="00674208" w:rsidRPr="005103C6" w:rsidDel="00245513">
                <w:rPr>
                  <w:rFonts w:ascii="Times New Roman" w:hAnsi="Times New Roman" w:cs="Times New Roman"/>
                  <w:b/>
                  <w:sz w:val="26"/>
                  <w:szCs w:val="26"/>
                </w:rPr>
                <w:delText xml:space="preserve">ase: </w:delText>
              </w:r>
              <w:r w:rsidR="00674208" w:rsidRPr="005103C6" w:rsidDel="00245513">
                <w:rPr>
                  <w:rFonts w:ascii="Times New Roman" w:hAnsi="Times New Roman" w:cs="Times New Roman"/>
                  <w:i/>
                  <w:color w:val="0000FF"/>
                  <w:sz w:val="26"/>
                  <w:szCs w:val="26"/>
                </w:rPr>
                <w:delText>{Mã use case_Tên use case}</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74208" w:rsidRPr="009E36DE" w:rsidRDefault="00245513" w:rsidP="003A5B62">
            <w:pPr>
              <w:pStyle w:val="InfoBlue"/>
              <w:spacing w:before="0" w:line="240" w:lineRule="auto"/>
              <w:rPr>
                <w:rFonts w:ascii="Times New Roman" w:hAnsi="Times New Roman"/>
                <w:i w:val="0"/>
                <w:color w:val="auto"/>
                <w:sz w:val="26"/>
                <w:szCs w:val="26"/>
                <w:rPrChange w:id="812" w:author="Weekend Nguyen" w:date="2017-09-13T20:20:00Z">
                  <w:rPr>
                    <w:rFonts w:ascii="Times New Roman" w:hAnsi="Times New Roman"/>
                    <w:sz w:val="26"/>
                    <w:szCs w:val="26"/>
                  </w:rPr>
                </w:rPrChange>
              </w:rPr>
            </w:pPr>
            <w:ins w:id="813" w:author="Windows User" w:date="2017-08-27T09:55:00Z">
              <w:r w:rsidRPr="009E36DE">
                <w:rPr>
                  <w:rFonts w:ascii="Times New Roman" w:hAnsi="Times New Roman"/>
                  <w:i w:val="0"/>
                  <w:color w:val="auto"/>
                  <w:sz w:val="26"/>
                  <w:szCs w:val="26"/>
                  <w:rPrChange w:id="814" w:author="Weekend Nguyen" w:date="2017-09-13T20:20:00Z">
                    <w:rPr>
                      <w:rFonts w:ascii="Times New Roman" w:hAnsi="Times New Roman"/>
                      <w:sz w:val="26"/>
                      <w:szCs w:val="26"/>
                    </w:rPr>
                  </w:rPrChange>
                </w:rPr>
                <w:t xml:space="preserve">Thuốc </w:t>
              </w:r>
              <w:r w:rsidR="0092273C" w:rsidRPr="009E36DE">
                <w:rPr>
                  <w:rFonts w:ascii="Times New Roman" w:hAnsi="Times New Roman"/>
                  <w:i w:val="0"/>
                  <w:color w:val="auto"/>
                  <w:sz w:val="26"/>
                  <w:szCs w:val="26"/>
                  <w:rPrChange w:id="815" w:author="Weekend Nguyen" w:date="2017-09-13T20:20:00Z">
                    <w:rPr>
                      <w:rFonts w:ascii="Times New Roman" w:hAnsi="Times New Roman"/>
                      <w:sz w:val="26"/>
                      <w:szCs w:val="26"/>
                    </w:rPr>
                  </w:rPrChange>
                </w:rPr>
                <w:t>được nhập vào kho</w:t>
              </w:r>
            </w:ins>
            <w:del w:id="816" w:author="Windows User" w:date="2017-08-27T09:55:00Z">
              <w:r w:rsidR="00674208" w:rsidRPr="009E36DE" w:rsidDel="00245513">
                <w:rPr>
                  <w:rFonts w:ascii="Times New Roman" w:hAnsi="Times New Roman"/>
                  <w:i w:val="0"/>
                  <w:color w:val="auto"/>
                  <w:sz w:val="26"/>
                  <w:szCs w:val="26"/>
                  <w:rPrChange w:id="817" w:author="Weekend Nguyen" w:date="2017-09-13T20:20:00Z">
                    <w:rPr>
                      <w:rFonts w:ascii="Times New Roman" w:hAnsi="Times New Roman"/>
                      <w:sz w:val="26"/>
                      <w:szCs w:val="26"/>
                    </w:rPr>
                  </w:rPrChange>
                </w:rPr>
                <w:delText>&lt;Kết quả cần đạt được của Use case&gt;</w:delText>
              </w:r>
            </w:del>
            <w:r w:rsidR="00674208" w:rsidRPr="009E36DE">
              <w:rPr>
                <w:rFonts w:ascii="Times New Roman" w:hAnsi="Times New Roman"/>
                <w:i w:val="0"/>
                <w:color w:val="auto"/>
                <w:sz w:val="26"/>
                <w:szCs w:val="26"/>
                <w:rPrChange w:id="818"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19" w:author="Weekend Nguyen" w:date="2017-09-13T20:20:00Z">
                  <w:rPr>
                    <w:rFonts w:ascii="Times New Roman" w:hAnsi="Times New Roman"/>
                    <w:sz w:val="26"/>
                    <w:szCs w:val="26"/>
                  </w:rPr>
                </w:rPrChange>
              </w:rPr>
            </w:pPr>
            <w:ins w:id="820" w:author="Windows User" w:date="2017-08-27T09:56:00Z">
              <w:r w:rsidRPr="009E36DE">
                <w:rPr>
                  <w:rFonts w:ascii="Times New Roman" w:hAnsi="Times New Roman"/>
                  <w:i w:val="0"/>
                  <w:color w:val="auto"/>
                  <w:sz w:val="26"/>
                  <w:szCs w:val="26"/>
                  <w:rPrChange w:id="821" w:author="Weekend Nguyen" w:date="2017-09-13T20:20:00Z">
                    <w:rPr>
                      <w:rFonts w:ascii="Times New Roman" w:hAnsi="Times New Roman"/>
                      <w:sz w:val="26"/>
                      <w:szCs w:val="26"/>
                    </w:rPr>
                  </w:rPrChange>
                </w:rPr>
                <w:t>Use case co phép nhân viên nhập các loại thuốc cần thiết vào kho</w:t>
              </w:r>
            </w:ins>
            <w:ins w:id="822" w:author="Windows User" w:date="2017-08-27T09:57:00Z">
              <w:r w:rsidRPr="009E36DE">
                <w:rPr>
                  <w:rFonts w:ascii="Times New Roman" w:hAnsi="Times New Roman"/>
                  <w:i w:val="0"/>
                  <w:color w:val="auto"/>
                  <w:sz w:val="26"/>
                  <w:szCs w:val="26"/>
                  <w:rPrChange w:id="823" w:author="Weekend Nguyen" w:date="2017-09-13T20:20:00Z">
                    <w:rPr>
                      <w:rFonts w:ascii="Times New Roman" w:hAnsi="Times New Roman"/>
                      <w:sz w:val="26"/>
                      <w:szCs w:val="26"/>
                    </w:rPr>
                  </w:rPrChange>
                </w:rPr>
                <w:t>.</w:t>
              </w:r>
            </w:ins>
            <w:del w:id="824" w:author="Windows User" w:date="2017-08-27T09:56:00Z">
              <w:r w:rsidR="00674208" w:rsidRPr="009E36DE" w:rsidDel="0092273C">
                <w:rPr>
                  <w:rFonts w:ascii="Times New Roman" w:hAnsi="Times New Roman"/>
                  <w:i w:val="0"/>
                  <w:color w:val="auto"/>
                  <w:sz w:val="26"/>
                  <w:szCs w:val="26"/>
                  <w:rPrChange w:id="825" w:author="Weekend Nguyen" w:date="2017-09-13T20:20:00Z">
                    <w:rPr>
                      <w:rFonts w:ascii="Times New Roman" w:hAnsi="Times New Roman"/>
                      <w:sz w:val="26"/>
                      <w:szCs w:val="26"/>
                    </w:rPr>
                  </w:rPrChange>
                </w:rPr>
                <w:delText>&lt;Mô tả chi tiết use case, vai trò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26" w:author="Weekend Nguyen" w:date="2017-09-13T20:20:00Z">
                  <w:rPr>
                    <w:rFonts w:ascii="Times New Roman" w:hAnsi="Times New Roman"/>
                    <w:sz w:val="26"/>
                    <w:szCs w:val="26"/>
                  </w:rPr>
                </w:rPrChange>
              </w:rPr>
            </w:pPr>
            <w:ins w:id="827" w:author="Windows User" w:date="2017-08-27T09:57:00Z">
              <w:r w:rsidRPr="009E36DE">
                <w:rPr>
                  <w:rFonts w:ascii="Times New Roman" w:hAnsi="Times New Roman"/>
                  <w:i w:val="0"/>
                  <w:color w:val="auto"/>
                  <w:sz w:val="26"/>
                  <w:szCs w:val="26"/>
                  <w:rPrChange w:id="828" w:author="Weekend Nguyen" w:date="2017-09-13T20:20:00Z">
                    <w:rPr>
                      <w:rFonts w:ascii="Times New Roman" w:hAnsi="Times New Roman"/>
                      <w:sz w:val="26"/>
                      <w:szCs w:val="26"/>
                    </w:rPr>
                  </w:rPrChange>
                </w:rPr>
                <w:t>Nhân viên quản lý thuốc.</w:t>
              </w:r>
            </w:ins>
            <w:del w:id="829" w:author="Windows User" w:date="2017-08-27T09:57:00Z">
              <w:r w:rsidR="00674208" w:rsidRPr="009E36DE" w:rsidDel="0092273C">
                <w:rPr>
                  <w:rFonts w:ascii="Times New Roman" w:hAnsi="Times New Roman"/>
                  <w:i w:val="0"/>
                  <w:color w:val="auto"/>
                  <w:sz w:val="26"/>
                  <w:szCs w:val="26"/>
                  <w:rPrChange w:id="830" w:author="Weekend Nguyen" w:date="2017-09-13T20:20:00Z">
                    <w:rPr>
                      <w:rFonts w:ascii="Times New Roman" w:hAnsi="Times New Roman"/>
                      <w:sz w:val="26"/>
                      <w:szCs w:val="26"/>
                    </w:rPr>
                  </w:rPrChange>
                </w:rPr>
                <w:delText>&lt;Các tác nhân tác động đến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31" w:author="Weekend Nguyen" w:date="2017-09-13T20:20:00Z">
                  <w:rPr>
                    <w:rFonts w:ascii="Times New Roman" w:hAnsi="Times New Roman"/>
                    <w:sz w:val="26"/>
                    <w:szCs w:val="26"/>
                  </w:rPr>
                </w:rPrChange>
              </w:rPr>
            </w:pPr>
            <w:ins w:id="832" w:author="Windows User" w:date="2017-08-27T09:57:00Z">
              <w:r w:rsidRPr="009E36DE">
                <w:rPr>
                  <w:rFonts w:ascii="Times New Roman" w:hAnsi="Times New Roman"/>
                  <w:i w:val="0"/>
                  <w:color w:val="auto"/>
                  <w:sz w:val="26"/>
                  <w:szCs w:val="26"/>
                  <w:rPrChange w:id="833" w:author="Weekend Nguyen" w:date="2017-09-13T20:20:00Z">
                    <w:rPr>
                      <w:rFonts w:ascii="Times New Roman" w:hAnsi="Times New Roman"/>
                      <w:sz w:val="26"/>
                      <w:szCs w:val="26"/>
                    </w:rPr>
                  </w:rPrChange>
                </w:rPr>
                <w:t>Nhân viên đã đăng nhập vào hệ thống</w:t>
              </w:r>
            </w:ins>
            <w:del w:id="834" w:author="Windows User" w:date="2017-08-27T09:57:00Z">
              <w:r w:rsidR="00674208" w:rsidRPr="009E36DE" w:rsidDel="0092273C">
                <w:rPr>
                  <w:rFonts w:ascii="Times New Roman" w:hAnsi="Times New Roman"/>
                  <w:i w:val="0"/>
                  <w:color w:val="auto"/>
                  <w:sz w:val="26"/>
                  <w:szCs w:val="26"/>
                  <w:rPrChange w:id="835" w:author="Weekend Nguyen" w:date="2017-09-13T20:20:00Z">
                    <w:rPr>
                      <w:rFonts w:ascii="Times New Roman" w:hAnsi="Times New Roman"/>
                      <w:sz w:val="26"/>
                      <w:szCs w:val="26"/>
                    </w:rPr>
                  </w:rPrChange>
                </w:rPr>
                <w:delText>&lt;Các điều kiện cần phải thực hiện trước khi thực hiện Use Case&gt;</w:delText>
              </w:r>
            </w:del>
            <w:r w:rsidR="00674208" w:rsidRPr="009E36DE">
              <w:rPr>
                <w:rFonts w:ascii="Times New Roman" w:hAnsi="Times New Roman"/>
                <w:i w:val="0"/>
                <w:color w:val="auto"/>
                <w:sz w:val="26"/>
                <w:szCs w:val="26"/>
                <w:rPrChange w:id="836"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37" w:author="Weekend Nguyen" w:date="2017-09-13T20:20:00Z">
                  <w:rPr>
                    <w:rFonts w:ascii="Times New Roman" w:hAnsi="Times New Roman"/>
                    <w:sz w:val="26"/>
                    <w:szCs w:val="26"/>
                  </w:rPr>
                </w:rPrChange>
              </w:rPr>
            </w:pPr>
            <w:ins w:id="838" w:author="Windows User" w:date="2017-08-27T09:58:00Z">
              <w:r w:rsidRPr="009E36DE">
                <w:rPr>
                  <w:rFonts w:ascii="Times New Roman" w:hAnsi="Times New Roman"/>
                  <w:i w:val="0"/>
                  <w:color w:val="auto"/>
                  <w:sz w:val="26"/>
                  <w:szCs w:val="26"/>
                  <w:rPrChange w:id="839" w:author="Weekend Nguyen" w:date="2017-09-13T20:20:00Z">
                    <w:rPr>
                      <w:rFonts w:ascii="Times New Roman" w:hAnsi="Times New Roman"/>
                      <w:sz w:val="26"/>
                      <w:szCs w:val="26"/>
                    </w:rPr>
                  </w:rPrChange>
                </w:rPr>
                <w:t>Nhập thuốc vào kho thành công</w:t>
              </w:r>
            </w:ins>
            <w:del w:id="840" w:author="Windows User" w:date="2017-08-27T09:58:00Z">
              <w:r w:rsidR="00674208" w:rsidRPr="009E36DE" w:rsidDel="0092273C">
                <w:rPr>
                  <w:rFonts w:ascii="Times New Roman" w:hAnsi="Times New Roman"/>
                  <w:i w:val="0"/>
                  <w:color w:val="auto"/>
                  <w:sz w:val="26"/>
                  <w:szCs w:val="26"/>
                  <w:rPrChange w:id="841" w:author="Weekend Nguyen" w:date="2017-09-13T20:20:00Z">
                    <w:rPr>
                      <w:rFonts w:ascii="Times New Roman" w:hAnsi="Times New Roman"/>
                      <w:sz w:val="26"/>
                      <w:szCs w:val="26"/>
                    </w:rPr>
                  </w:rPrChange>
                </w:rPr>
                <w:delText>&lt;Kết quả thu được sau khi thực hiện đúng &amp;  kết thúc UseCase&gt;</w:delText>
              </w:r>
            </w:del>
            <w:r w:rsidR="00674208" w:rsidRPr="009E36DE">
              <w:rPr>
                <w:rFonts w:ascii="Times New Roman" w:hAnsi="Times New Roman"/>
                <w:i w:val="0"/>
                <w:color w:val="auto"/>
                <w:sz w:val="26"/>
                <w:szCs w:val="26"/>
                <w:rPrChange w:id="842"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2273C" w:rsidRPr="009E36DE" w:rsidRDefault="0092273C">
            <w:pPr>
              <w:pStyle w:val="InfoBlue"/>
              <w:numPr>
                <w:ilvl w:val="0"/>
                <w:numId w:val="20"/>
              </w:numPr>
              <w:spacing w:before="0" w:line="240" w:lineRule="auto"/>
              <w:rPr>
                <w:ins w:id="843" w:author="Windows User" w:date="2017-08-27T09:59:00Z"/>
                <w:rFonts w:ascii="Times New Roman" w:hAnsi="Times New Roman"/>
                <w:i w:val="0"/>
                <w:color w:val="auto"/>
                <w:sz w:val="26"/>
                <w:szCs w:val="26"/>
                <w:rPrChange w:id="844" w:author="Weekend Nguyen" w:date="2017-09-13T20:20:00Z">
                  <w:rPr>
                    <w:ins w:id="845" w:author="Windows User" w:date="2017-08-27T09:59:00Z"/>
                    <w:rFonts w:ascii="Times New Roman" w:hAnsi="Times New Roman"/>
                    <w:sz w:val="26"/>
                    <w:szCs w:val="26"/>
                  </w:rPr>
                </w:rPrChange>
              </w:rPr>
              <w:pPrChange w:id="846" w:author="Windows User" w:date="2017-08-27T09:59:00Z">
                <w:pPr>
                  <w:pStyle w:val="InfoBlue"/>
                  <w:spacing w:before="0" w:line="240" w:lineRule="auto"/>
                </w:pPr>
              </w:pPrChange>
            </w:pPr>
            <w:ins w:id="847" w:author="Windows User" w:date="2017-08-27T09:58:00Z">
              <w:r w:rsidRPr="009E36DE">
                <w:rPr>
                  <w:rFonts w:ascii="Times New Roman" w:hAnsi="Times New Roman"/>
                  <w:i w:val="0"/>
                  <w:color w:val="auto"/>
                  <w:sz w:val="26"/>
                  <w:szCs w:val="26"/>
                  <w:rPrChange w:id="848" w:author="Weekend Nguyen" w:date="2017-09-13T20:20:00Z">
                    <w:rPr>
                      <w:rFonts w:ascii="Times New Roman" w:hAnsi="Times New Roman"/>
                      <w:sz w:val="26"/>
                      <w:szCs w:val="26"/>
                    </w:rPr>
                  </w:rPrChange>
                </w:rPr>
                <w:t>Nhân viên quản lý thuốc đăng nhập thành công.</w:t>
              </w:r>
            </w:ins>
          </w:p>
          <w:p w:rsidR="0092273C" w:rsidRPr="009E36DE" w:rsidRDefault="0092273C">
            <w:pPr>
              <w:pStyle w:val="InfoBlue"/>
              <w:numPr>
                <w:ilvl w:val="0"/>
                <w:numId w:val="20"/>
              </w:numPr>
              <w:spacing w:before="0" w:line="240" w:lineRule="auto"/>
              <w:rPr>
                <w:ins w:id="849" w:author="Windows User" w:date="2017-08-27T09:59:00Z"/>
                <w:rFonts w:ascii="Times New Roman" w:hAnsi="Times New Roman"/>
                <w:i w:val="0"/>
                <w:color w:val="auto"/>
                <w:sz w:val="26"/>
                <w:szCs w:val="26"/>
                <w:rPrChange w:id="850" w:author="Weekend Nguyen" w:date="2017-09-13T20:20:00Z">
                  <w:rPr>
                    <w:ins w:id="851" w:author="Windows User" w:date="2017-08-27T09:59:00Z"/>
                    <w:rFonts w:ascii="Times New Roman" w:hAnsi="Times New Roman"/>
                    <w:sz w:val="26"/>
                    <w:szCs w:val="26"/>
                  </w:rPr>
                </w:rPrChange>
              </w:rPr>
              <w:pPrChange w:id="852" w:author="Windows User" w:date="2017-08-27T09:59:00Z">
                <w:pPr>
                  <w:pStyle w:val="InfoBlue"/>
                  <w:spacing w:before="0" w:line="240" w:lineRule="auto"/>
                </w:pPr>
              </w:pPrChange>
            </w:pPr>
            <w:ins w:id="853" w:author="Windows User" w:date="2017-08-27T09:59:00Z">
              <w:r w:rsidRPr="009E36DE">
                <w:rPr>
                  <w:rFonts w:ascii="Times New Roman" w:hAnsi="Times New Roman"/>
                  <w:i w:val="0"/>
                  <w:color w:val="auto"/>
                  <w:sz w:val="26"/>
                  <w:szCs w:val="26"/>
                  <w:rPrChange w:id="854" w:author="Weekend Nguyen" w:date="2017-09-13T20:20:00Z">
                    <w:rPr>
                      <w:rFonts w:ascii="Times New Roman" w:hAnsi="Times New Roman"/>
                      <w:sz w:val="26"/>
                      <w:szCs w:val="26"/>
                    </w:rPr>
                  </w:rPrChange>
                </w:rPr>
                <w:t>Nhân viên quản lý thuốc chọn chức năng nhập thuốc.</w:t>
              </w:r>
            </w:ins>
          </w:p>
          <w:p w:rsidR="0092273C" w:rsidRPr="009E36DE" w:rsidRDefault="0092273C">
            <w:pPr>
              <w:pStyle w:val="InfoBlue"/>
              <w:numPr>
                <w:ilvl w:val="0"/>
                <w:numId w:val="20"/>
              </w:numPr>
              <w:spacing w:before="0" w:line="240" w:lineRule="auto"/>
              <w:rPr>
                <w:ins w:id="855" w:author="Windows User" w:date="2017-08-27T10:00:00Z"/>
                <w:rFonts w:ascii="Times New Roman" w:hAnsi="Times New Roman"/>
                <w:i w:val="0"/>
                <w:color w:val="auto"/>
                <w:sz w:val="26"/>
                <w:szCs w:val="26"/>
                <w:rPrChange w:id="856" w:author="Weekend Nguyen" w:date="2017-09-13T20:20:00Z">
                  <w:rPr>
                    <w:ins w:id="857" w:author="Windows User" w:date="2017-08-27T10:00:00Z"/>
                    <w:rFonts w:ascii="Times New Roman" w:hAnsi="Times New Roman"/>
                    <w:sz w:val="26"/>
                    <w:szCs w:val="26"/>
                  </w:rPr>
                </w:rPrChange>
              </w:rPr>
              <w:pPrChange w:id="858" w:author="Windows User" w:date="2017-08-27T09:59:00Z">
                <w:pPr>
                  <w:pStyle w:val="InfoBlue"/>
                  <w:spacing w:before="0" w:line="240" w:lineRule="auto"/>
                </w:pPr>
              </w:pPrChange>
            </w:pPr>
            <w:ins w:id="859" w:author="Windows User" w:date="2017-08-27T09:59:00Z">
              <w:r w:rsidRPr="009E36DE">
                <w:rPr>
                  <w:rFonts w:ascii="Times New Roman" w:hAnsi="Times New Roman"/>
                  <w:i w:val="0"/>
                  <w:color w:val="auto"/>
                  <w:sz w:val="26"/>
                  <w:szCs w:val="26"/>
                  <w:rPrChange w:id="860" w:author="Weekend Nguyen" w:date="2017-09-13T20:20:00Z">
                    <w:rPr>
                      <w:rFonts w:ascii="Times New Roman" w:hAnsi="Times New Roman"/>
                      <w:sz w:val="26"/>
                      <w:szCs w:val="26"/>
                    </w:rPr>
                  </w:rPrChange>
                </w:rPr>
                <w:t xml:space="preserve">Hệ thống hiển thị </w:t>
              </w:r>
            </w:ins>
            <w:ins w:id="861" w:author="Windows User" w:date="2017-08-27T10:00:00Z">
              <w:r w:rsidRPr="009E36DE">
                <w:rPr>
                  <w:rFonts w:ascii="Times New Roman" w:hAnsi="Times New Roman"/>
                  <w:i w:val="0"/>
                  <w:color w:val="auto"/>
                  <w:sz w:val="26"/>
                  <w:szCs w:val="26"/>
                  <w:rPrChange w:id="862" w:author="Weekend Nguyen" w:date="2017-09-13T20:20:00Z">
                    <w:rPr>
                      <w:rFonts w:ascii="Times New Roman" w:hAnsi="Times New Roman"/>
                      <w:sz w:val="26"/>
                      <w:szCs w:val="26"/>
                    </w:rPr>
                  </w:rPrChange>
                </w:rPr>
                <w:t>giao diện nhập thông tin thuốc.</w:t>
              </w:r>
            </w:ins>
          </w:p>
          <w:p w:rsidR="0092273C" w:rsidRPr="009E36DE" w:rsidRDefault="0092273C">
            <w:pPr>
              <w:pStyle w:val="InfoBlue"/>
              <w:numPr>
                <w:ilvl w:val="0"/>
                <w:numId w:val="20"/>
              </w:numPr>
              <w:spacing w:before="0" w:line="240" w:lineRule="auto"/>
              <w:rPr>
                <w:ins w:id="863" w:author="Windows User" w:date="2017-08-27T10:00:00Z"/>
                <w:rFonts w:ascii="Times New Roman" w:hAnsi="Times New Roman"/>
                <w:i w:val="0"/>
                <w:color w:val="auto"/>
                <w:sz w:val="26"/>
                <w:szCs w:val="26"/>
                <w:rPrChange w:id="864" w:author="Weekend Nguyen" w:date="2017-09-13T20:20:00Z">
                  <w:rPr>
                    <w:ins w:id="865" w:author="Windows User" w:date="2017-08-27T10:00:00Z"/>
                    <w:rFonts w:ascii="Times New Roman" w:hAnsi="Times New Roman"/>
                    <w:sz w:val="26"/>
                    <w:szCs w:val="26"/>
                  </w:rPr>
                </w:rPrChange>
              </w:rPr>
              <w:pPrChange w:id="866" w:author="Windows User" w:date="2017-08-27T09:59:00Z">
                <w:pPr>
                  <w:pStyle w:val="InfoBlue"/>
                  <w:spacing w:before="0" w:line="240" w:lineRule="auto"/>
                </w:pPr>
              </w:pPrChange>
            </w:pPr>
            <w:ins w:id="867" w:author="Windows User" w:date="2017-08-27T10:00:00Z">
              <w:r w:rsidRPr="009E36DE">
                <w:rPr>
                  <w:rFonts w:ascii="Times New Roman" w:hAnsi="Times New Roman"/>
                  <w:i w:val="0"/>
                  <w:color w:val="auto"/>
                  <w:sz w:val="26"/>
                  <w:szCs w:val="26"/>
                  <w:rPrChange w:id="868" w:author="Weekend Nguyen" w:date="2017-09-13T20:20:00Z">
                    <w:rPr>
                      <w:rFonts w:ascii="Times New Roman" w:hAnsi="Times New Roman"/>
                      <w:sz w:val="26"/>
                      <w:szCs w:val="26"/>
                    </w:rPr>
                  </w:rPrChange>
                </w:rPr>
                <w:t>Nhân viên quản lý thuốc nhập thông tin thuốc cần nhập</w:t>
              </w:r>
              <w:del w:id="869" w:author="Weekend Nguyen" w:date="2017-09-13T20:51:00Z">
                <w:r w:rsidRPr="009E36DE" w:rsidDel="00590F60">
                  <w:rPr>
                    <w:rFonts w:ascii="Times New Roman" w:hAnsi="Times New Roman"/>
                    <w:i w:val="0"/>
                    <w:color w:val="auto"/>
                    <w:sz w:val="26"/>
                    <w:szCs w:val="26"/>
                    <w:rPrChange w:id="870" w:author="Weekend Nguyen" w:date="2017-09-13T20:20:00Z">
                      <w:rPr>
                        <w:rFonts w:ascii="Times New Roman" w:hAnsi="Times New Roman"/>
                        <w:sz w:val="26"/>
                        <w:szCs w:val="26"/>
                      </w:rPr>
                    </w:rPrChange>
                  </w:rPr>
                  <w:delText xml:space="preserve"> </w:delText>
                </w:r>
              </w:del>
              <w:r w:rsidRPr="009E36DE">
                <w:rPr>
                  <w:rFonts w:ascii="Times New Roman" w:hAnsi="Times New Roman"/>
                  <w:i w:val="0"/>
                  <w:color w:val="auto"/>
                  <w:sz w:val="26"/>
                  <w:szCs w:val="26"/>
                  <w:rPrChange w:id="871" w:author="Weekend Nguyen" w:date="2017-09-13T20:20:00Z">
                    <w:rPr>
                      <w:rFonts w:ascii="Times New Roman" w:hAnsi="Times New Roman"/>
                      <w:sz w:val="26"/>
                      <w:szCs w:val="26"/>
                    </w:rPr>
                  </w:rPrChange>
                </w:rPr>
                <w:t>.</w:t>
              </w:r>
            </w:ins>
          </w:p>
          <w:p w:rsidR="0092273C" w:rsidRPr="009E36DE" w:rsidRDefault="0092273C">
            <w:pPr>
              <w:pStyle w:val="InfoBlue"/>
              <w:numPr>
                <w:ilvl w:val="0"/>
                <w:numId w:val="20"/>
              </w:numPr>
              <w:spacing w:before="0" w:line="240" w:lineRule="auto"/>
              <w:rPr>
                <w:ins w:id="872" w:author="Windows User" w:date="2017-08-27T10:01:00Z"/>
                <w:rFonts w:ascii="Times New Roman" w:hAnsi="Times New Roman"/>
                <w:i w:val="0"/>
                <w:color w:val="auto"/>
                <w:sz w:val="26"/>
                <w:szCs w:val="26"/>
                <w:rPrChange w:id="873" w:author="Weekend Nguyen" w:date="2017-09-13T20:20:00Z">
                  <w:rPr>
                    <w:ins w:id="874" w:author="Windows User" w:date="2017-08-27T10:01:00Z"/>
                    <w:rFonts w:ascii="Times New Roman" w:hAnsi="Times New Roman"/>
                    <w:sz w:val="26"/>
                    <w:szCs w:val="26"/>
                  </w:rPr>
                </w:rPrChange>
              </w:rPr>
              <w:pPrChange w:id="875" w:author="Windows User" w:date="2017-08-27T09:59:00Z">
                <w:pPr>
                  <w:pStyle w:val="InfoBlue"/>
                  <w:spacing w:before="0" w:line="240" w:lineRule="auto"/>
                </w:pPr>
              </w:pPrChange>
            </w:pPr>
            <w:ins w:id="876" w:author="Windows User" w:date="2017-08-27T10:01:00Z">
              <w:r w:rsidRPr="009E36DE">
                <w:rPr>
                  <w:rFonts w:ascii="Times New Roman" w:hAnsi="Times New Roman"/>
                  <w:i w:val="0"/>
                  <w:color w:val="auto"/>
                  <w:sz w:val="26"/>
                  <w:szCs w:val="26"/>
                  <w:rPrChange w:id="877" w:author="Weekend Nguyen" w:date="2017-09-13T20:20:00Z">
                    <w:rPr>
                      <w:rFonts w:ascii="Times New Roman" w:hAnsi="Times New Roman"/>
                      <w:sz w:val="26"/>
                      <w:szCs w:val="26"/>
                    </w:rPr>
                  </w:rPrChange>
                </w:rPr>
                <w:t>Hệ thống kiểm tra thông tin các loại thuốc vừa nhập</w:t>
              </w:r>
            </w:ins>
            <w:ins w:id="878" w:author="Weekend Nguyen" w:date="2017-09-13T20:51:00Z">
              <w:r w:rsidR="00590F60">
                <w:rPr>
                  <w:rFonts w:ascii="Times New Roman" w:hAnsi="Times New Roman"/>
                  <w:i w:val="0"/>
                  <w:color w:val="auto"/>
                  <w:sz w:val="26"/>
                  <w:szCs w:val="26"/>
                </w:rPr>
                <w:t xml:space="preserve"> </w:t>
              </w:r>
            </w:ins>
            <w:ins w:id="879" w:author="Windows User" w:date="2017-08-27T10:01:00Z">
              <w:r w:rsidRPr="009E36DE">
                <w:rPr>
                  <w:rFonts w:ascii="Times New Roman" w:hAnsi="Times New Roman"/>
                  <w:i w:val="0"/>
                  <w:color w:val="auto"/>
                  <w:sz w:val="26"/>
                  <w:szCs w:val="26"/>
                  <w:rPrChange w:id="880" w:author="Weekend Nguyen" w:date="2017-09-13T20:20:00Z">
                    <w:rPr>
                      <w:rFonts w:ascii="Times New Roman" w:hAnsi="Times New Roman"/>
                      <w:sz w:val="26"/>
                      <w:szCs w:val="26"/>
                    </w:rPr>
                  </w:rPrChange>
                </w:rPr>
                <w:t>(hợp lệ).</w:t>
              </w:r>
            </w:ins>
          </w:p>
          <w:p w:rsidR="0092273C" w:rsidRPr="009E36DE" w:rsidRDefault="0092273C">
            <w:pPr>
              <w:pStyle w:val="InfoBlue"/>
              <w:numPr>
                <w:ilvl w:val="0"/>
                <w:numId w:val="20"/>
              </w:numPr>
              <w:spacing w:before="0" w:line="240" w:lineRule="auto"/>
              <w:rPr>
                <w:ins w:id="881" w:author="Windows User" w:date="2017-09-10T09:17:00Z"/>
                <w:rFonts w:ascii="Times New Roman" w:hAnsi="Times New Roman"/>
                <w:i w:val="0"/>
                <w:color w:val="auto"/>
                <w:sz w:val="26"/>
                <w:szCs w:val="26"/>
                <w:rPrChange w:id="882" w:author="Weekend Nguyen" w:date="2017-09-13T20:20:00Z">
                  <w:rPr>
                    <w:ins w:id="883" w:author="Windows User" w:date="2017-09-10T09:17:00Z"/>
                    <w:rFonts w:ascii="Times New Roman" w:hAnsi="Times New Roman"/>
                    <w:sz w:val="26"/>
                    <w:szCs w:val="26"/>
                  </w:rPr>
                </w:rPrChange>
              </w:rPr>
              <w:pPrChange w:id="884" w:author="Windows User" w:date="2017-09-10T08:12:00Z">
                <w:pPr>
                  <w:pStyle w:val="InfoBlue"/>
                  <w:spacing w:before="0" w:line="240" w:lineRule="auto"/>
                </w:pPr>
              </w:pPrChange>
            </w:pPr>
            <w:ins w:id="885" w:author="Windows User" w:date="2017-08-27T10:03:00Z">
              <w:r w:rsidRPr="009E36DE">
                <w:rPr>
                  <w:rFonts w:ascii="Times New Roman" w:hAnsi="Times New Roman"/>
                  <w:i w:val="0"/>
                  <w:color w:val="auto"/>
                  <w:sz w:val="26"/>
                  <w:szCs w:val="26"/>
                  <w:rPrChange w:id="886" w:author="Weekend Nguyen" w:date="2017-09-13T20:20:00Z">
                    <w:rPr>
                      <w:rFonts w:ascii="Times New Roman" w:hAnsi="Times New Roman"/>
                      <w:sz w:val="26"/>
                      <w:szCs w:val="26"/>
                    </w:rPr>
                  </w:rPrChange>
                </w:rPr>
                <w:t xml:space="preserve">Hệ thống </w:t>
              </w:r>
            </w:ins>
            <w:ins w:id="887" w:author="Windows User" w:date="2017-08-27T10:01:00Z">
              <w:r w:rsidRPr="009E36DE">
                <w:rPr>
                  <w:rFonts w:ascii="Times New Roman" w:hAnsi="Times New Roman"/>
                  <w:i w:val="0"/>
                  <w:color w:val="auto"/>
                  <w:sz w:val="26"/>
                  <w:szCs w:val="26"/>
                  <w:rPrChange w:id="888" w:author="Weekend Nguyen" w:date="2017-09-13T20:20:00Z">
                    <w:rPr>
                      <w:rFonts w:ascii="Times New Roman" w:hAnsi="Times New Roman"/>
                      <w:sz w:val="26"/>
                      <w:szCs w:val="26"/>
                    </w:rPr>
                  </w:rPrChange>
                </w:rPr>
                <w:t>hiển thị thông báo đã nhập thuốc thành công.</w:t>
              </w:r>
            </w:ins>
          </w:p>
          <w:p w:rsidR="00CB49EB" w:rsidRPr="009E36DE" w:rsidRDefault="00CB49EB">
            <w:pPr>
              <w:pStyle w:val="InfoBlue"/>
              <w:numPr>
                <w:ilvl w:val="0"/>
                <w:numId w:val="20"/>
              </w:numPr>
              <w:spacing w:before="0" w:line="240" w:lineRule="auto"/>
              <w:rPr>
                <w:ins w:id="889" w:author="Windows User" w:date="2017-08-27T10:05:00Z"/>
                <w:rFonts w:ascii="Times New Roman" w:hAnsi="Times New Roman"/>
                <w:i w:val="0"/>
                <w:color w:val="auto"/>
                <w:sz w:val="26"/>
                <w:szCs w:val="26"/>
                <w:rPrChange w:id="890" w:author="Weekend Nguyen" w:date="2017-09-13T20:20:00Z">
                  <w:rPr>
                    <w:ins w:id="891" w:author="Windows User" w:date="2017-08-27T10:05:00Z"/>
                    <w:rFonts w:ascii="Times New Roman" w:hAnsi="Times New Roman"/>
                    <w:sz w:val="26"/>
                    <w:szCs w:val="26"/>
                  </w:rPr>
                </w:rPrChange>
              </w:rPr>
              <w:pPrChange w:id="892" w:author="Windows User" w:date="2017-09-10T08:12:00Z">
                <w:pPr>
                  <w:pStyle w:val="InfoBlue"/>
                  <w:spacing w:before="0" w:line="240" w:lineRule="auto"/>
                </w:pPr>
              </w:pPrChange>
            </w:pPr>
            <w:ins w:id="893" w:author="Windows User" w:date="2017-09-10T09:17:00Z">
              <w:r w:rsidRPr="009E36DE">
                <w:rPr>
                  <w:rFonts w:ascii="Times New Roman" w:hAnsi="Times New Roman"/>
                  <w:i w:val="0"/>
                  <w:color w:val="auto"/>
                  <w:sz w:val="26"/>
                  <w:szCs w:val="26"/>
                  <w:rPrChange w:id="894" w:author="Weekend Nguyen" w:date="2017-09-13T20:20:00Z">
                    <w:rPr>
                      <w:rFonts w:ascii="Times New Roman" w:hAnsi="Times New Roman"/>
                      <w:sz w:val="26"/>
                      <w:szCs w:val="26"/>
                    </w:rPr>
                  </w:rPrChange>
                </w:rPr>
                <w:t>Hệ thống lưu thông tin thuốc.</w:t>
              </w:r>
            </w:ins>
          </w:p>
          <w:p w:rsidR="00674208" w:rsidRPr="009E36DE" w:rsidRDefault="0092273C">
            <w:pPr>
              <w:pStyle w:val="InfoBlue"/>
              <w:numPr>
                <w:ilvl w:val="0"/>
                <w:numId w:val="20"/>
              </w:numPr>
              <w:spacing w:before="0" w:line="240" w:lineRule="auto"/>
              <w:rPr>
                <w:rFonts w:ascii="Times New Roman" w:hAnsi="Times New Roman"/>
                <w:i w:val="0"/>
                <w:color w:val="auto"/>
                <w:sz w:val="26"/>
                <w:szCs w:val="26"/>
                <w:rPrChange w:id="895" w:author="Weekend Nguyen" w:date="2017-09-13T20:20:00Z">
                  <w:rPr>
                    <w:rFonts w:ascii="Times New Roman" w:hAnsi="Times New Roman"/>
                    <w:sz w:val="26"/>
                    <w:szCs w:val="26"/>
                  </w:rPr>
                </w:rPrChange>
              </w:rPr>
              <w:pPrChange w:id="896" w:author="Windows User" w:date="2017-08-27T09:59:00Z">
                <w:pPr>
                  <w:pStyle w:val="InfoBlue"/>
                  <w:spacing w:before="0" w:line="240" w:lineRule="auto"/>
                </w:pPr>
              </w:pPrChange>
            </w:pPr>
            <w:ins w:id="897" w:author="Windows User" w:date="2017-08-27T10:05:00Z">
              <w:r w:rsidRPr="009E36DE">
                <w:rPr>
                  <w:rFonts w:ascii="Times New Roman" w:hAnsi="Times New Roman"/>
                  <w:i w:val="0"/>
                  <w:color w:val="auto"/>
                  <w:sz w:val="26"/>
                  <w:szCs w:val="26"/>
                  <w:rPrChange w:id="898" w:author="Weekend Nguyen" w:date="2017-09-13T20:20:00Z">
                    <w:rPr>
                      <w:rFonts w:ascii="Times New Roman" w:hAnsi="Times New Roman"/>
                      <w:sz w:val="26"/>
                      <w:szCs w:val="26"/>
                    </w:rPr>
                  </w:rPrChange>
                </w:rPr>
                <w:t>Quay lại bước 3.</w:t>
              </w:r>
            </w:ins>
            <w:del w:id="899" w:author="Windows User" w:date="2017-08-27T09:58:00Z">
              <w:r w:rsidR="00674208" w:rsidRPr="009E36DE" w:rsidDel="0092273C">
                <w:rPr>
                  <w:rFonts w:ascii="Times New Roman" w:hAnsi="Times New Roman"/>
                  <w:i w:val="0"/>
                  <w:color w:val="auto"/>
                  <w:sz w:val="26"/>
                  <w:szCs w:val="26"/>
                  <w:rPrChange w:id="900" w:author="Weekend Nguyen" w:date="2017-09-13T20:20:00Z">
                    <w:rPr>
                      <w:rFonts w:ascii="Times New Roman" w:hAnsi="Times New Roman"/>
                      <w:sz w:val="26"/>
                      <w:szCs w:val="26"/>
                    </w:rPr>
                  </w:rPrChange>
                </w:rPr>
                <w:delText>&lt;Các luồng sự kiện chính, thành công của Use case theo trình tự thời gian&gt;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2273C" w:rsidRPr="009E36DE" w:rsidRDefault="0092273C" w:rsidP="003A5B62">
            <w:pPr>
              <w:pStyle w:val="InfoBlue"/>
              <w:spacing w:before="0" w:line="240" w:lineRule="auto"/>
              <w:rPr>
                <w:ins w:id="901" w:author="Windows User" w:date="2017-08-27T10:06:00Z"/>
                <w:rFonts w:ascii="Times New Roman" w:hAnsi="Times New Roman"/>
                <w:i w:val="0"/>
                <w:color w:val="auto"/>
                <w:sz w:val="26"/>
                <w:szCs w:val="26"/>
                <w:rPrChange w:id="902" w:author="Weekend Nguyen" w:date="2017-09-13T20:20:00Z">
                  <w:rPr>
                    <w:ins w:id="903" w:author="Windows User" w:date="2017-08-27T10:06:00Z"/>
                    <w:rFonts w:ascii="Times New Roman" w:hAnsi="Times New Roman"/>
                    <w:sz w:val="26"/>
                    <w:szCs w:val="26"/>
                  </w:rPr>
                </w:rPrChange>
              </w:rPr>
            </w:pPr>
            <w:ins w:id="904" w:author="Windows User" w:date="2017-08-27T10:05:00Z">
              <w:r w:rsidRPr="009E36DE">
                <w:rPr>
                  <w:rFonts w:ascii="Times New Roman" w:hAnsi="Times New Roman"/>
                  <w:i w:val="0"/>
                  <w:color w:val="auto"/>
                  <w:sz w:val="26"/>
                  <w:szCs w:val="26"/>
                  <w:rPrChange w:id="905" w:author="Weekend Nguyen" w:date="2017-09-13T20:20:00Z">
                    <w:rPr>
                      <w:rFonts w:ascii="Times New Roman" w:hAnsi="Times New Roman"/>
                      <w:sz w:val="26"/>
                      <w:szCs w:val="26"/>
                    </w:rPr>
                  </w:rPrChange>
                </w:rPr>
                <w:t>-Luông sự kiện 1.</w:t>
              </w:r>
            </w:ins>
          </w:p>
          <w:p w:rsidR="00041BBF" w:rsidRPr="009E36DE" w:rsidRDefault="00041BBF" w:rsidP="003A5B62">
            <w:pPr>
              <w:pStyle w:val="InfoBlue"/>
              <w:spacing w:before="0" w:line="240" w:lineRule="auto"/>
              <w:rPr>
                <w:ins w:id="906" w:author="Windows User" w:date="2017-08-27T10:06:00Z"/>
                <w:rFonts w:ascii="Times New Roman" w:hAnsi="Times New Roman"/>
                <w:i w:val="0"/>
                <w:color w:val="auto"/>
                <w:sz w:val="26"/>
                <w:szCs w:val="26"/>
                <w:rPrChange w:id="907" w:author="Weekend Nguyen" w:date="2017-09-13T20:20:00Z">
                  <w:rPr>
                    <w:ins w:id="908" w:author="Windows User" w:date="2017-08-27T10:06:00Z"/>
                    <w:rFonts w:ascii="Times New Roman" w:hAnsi="Times New Roman"/>
                    <w:sz w:val="26"/>
                    <w:szCs w:val="26"/>
                  </w:rPr>
                </w:rPrChange>
              </w:rPr>
            </w:pPr>
            <w:ins w:id="909" w:author="Windows User" w:date="2017-08-27T10:06:00Z">
              <w:r w:rsidRPr="009E36DE">
                <w:rPr>
                  <w:rFonts w:ascii="Times New Roman" w:hAnsi="Times New Roman"/>
                  <w:i w:val="0"/>
                  <w:color w:val="auto"/>
                  <w:sz w:val="26"/>
                  <w:szCs w:val="26"/>
                  <w:rPrChange w:id="910" w:author="Weekend Nguyen" w:date="2017-09-13T20:20:00Z">
                    <w:rPr>
                      <w:rFonts w:ascii="Times New Roman" w:hAnsi="Times New Roman"/>
                      <w:sz w:val="26"/>
                      <w:szCs w:val="26"/>
                    </w:rPr>
                  </w:rPrChange>
                </w:rPr>
                <w:t>5.1 Hệ thống kiểm tra thông tin thuốc vừa nhập</w:t>
              </w:r>
            </w:ins>
            <w:ins w:id="911" w:author="Weekend Nguyen" w:date="2017-09-13T20:51:00Z">
              <w:r w:rsidR="008B4B00">
                <w:rPr>
                  <w:rFonts w:ascii="Times New Roman" w:hAnsi="Times New Roman"/>
                  <w:i w:val="0"/>
                  <w:color w:val="auto"/>
                  <w:sz w:val="26"/>
                  <w:szCs w:val="26"/>
                </w:rPr>
                <w:t xml:space="preserve"> </w:t>
              </w:r>
            </w:ins>
            <w:ins w:id="912" w:author="Windows User" w:date="2017-08-27T10:06:00Z">
              <w:r w:rsidRPr="009E36DE">
                <w:rPr>
                  <w:rFonts w:ascii="Times New Roman" w:hAnsi="Times New Roman"/>
                  <w:i w:val="0"/>
                  <w:color w:val="auto"/>
                  <w:sz w:val="26"/>
                  <w:szCs w:val="26"/>
                  <w:rPrChange w:id="913" w:author="Weekend Nguyen" w:date="2017-09-13T20:20:00Z">
                    <w:rPr>
                      <w:rFonts w:ascii="Times New Roman" w:hAnsi="Times New Roman"/>
                      <w:sz w:val="26"/>
                      <w:szCs w:val="26"/>
                    </w:rPr>
                  </w:rPrChange>
                </w:rPr>
                <w:t>(không hợp lệ).</w:t>
              </w:r>
            </w:ins>
          </w:p>
          <w:p w:rsidR="00041BBF" w:rsidRPr="009E36DE" w:rsidRDefault="00041BBF" w:rsidP="003A5B62">
            <w:pPr>
              <w:pStyle w:val="InfoBlue"/>
              <w:spacing w:before="0" w:line="240" w:lineRule="auto"/>
              <w:rPr>
                <w:ins w:id="914" w:author="Windows User" w:date="2017-08-27T10:06:00Z"/>
                <w:rFonts w:ascii="Times New Roman" w:hAnsi="Times New Roman"/>
                <w:i w:val="0"/>
                <w:color w:val="auto"/>
                <w:sz w:val="26"/>
                <w:szCs w:val="26"/>
                <w:rPrChange w:id="915" w:author="Weekend Nguyen" w:date="2017-09-13T20:20:00Z">
                  <w:rPr>
                    <w:ins w:id="916" w:author="Windows User" w:date="2017-08-27T10:06:00Z"/>
                    <w:rFonts w:ascii="Times New Roman" w:hAnsi="Times New Roman"/>
                    <w:sz w:val="26"/>
                    <w:szCs w:val="26"/>
                  </w:rPr>
                </w:rPrChange>
              </w:rPr>
            </w:pPr>
            <w:ins w:id="917" w:author="Windows User" w:date="2017-08-27T10:06:00Z">
              <w:r w:rsidRPr="009E36DE">
                <w:rPr>
                  <w:rFonts w:ascii="Times New Roman" w:hAnsi="Times New Roman"/>
                  <w:i w:val="0"/>
                  <w:color w:val="auto"/>
                  <w:sz w:val="26"/>
                  <w:szCs w:val="26"/>
                  <w:rPrChange w:id="918" w:author="Weekend Nguyen" w:date="2017-09-13T20:20:00Z">
                    <w:rPr>
                      <w:rFonts w:ascii="Times New Roman" w:hAnsi="Times New Roman"/>
                      <w:sz w:val="26"/>
                      <w:szCs w:val="26"/>
                    </w:rPr>
                  </w:rPrChange>
                </w:rPr>
                <w:t>6.1 Hệ thống hiển thị thông tin các loại thuốc vừa nhập không hợp lệ.</w:t>
              </w:r>
            </w:ins>
          </w:p>
          <w:p w:rsidR="00041BBF" w:rsidRPr="009E36DE" w:rsidRDefault="00041BBF" w:rsidP="003A5B62">
            <w:pPr>
              <w:pStyle w:val="InfoBlue"/>
              <w:spacing w:before="0" w:line="240" w:lineRule="auto"/>
              <w:rPr>
                <w:ins w:id="919" w:author="Windows User" w:date="2017-08-27T10:07:00Z"/>
                <w:rFonts w:ascii="Times New Roman" w:hAnsi="Times New Roman"/>
                <w:i w:val="0"/>
                <w:color w:val="auto"/>
                <w:sz w:val="26"/>
                <w:szCs w:val="26"/>
                <w:rPrChange w:id="920" w:author="Weekend Nguyen" w:date="2017-09-13T20:20:00Z">
                  <w:rPr>
                    <w:ins w:id="921" w:author="Windows User" w:date="2017-08-27T10:07:00Z"/>
                    <w:rFonts w:ascii="Times New Roman" w:hAnsi="Times New Roman"/>
                    <w:sz w:val="26"/>
                    <w:szCs w:val="26"/>
                  </w:rPr>
                </w:rPrChange>
              </w:rPr>
            </w:pPr>
            <w:ins w:id="922" w:author="Windows User" w:date="2017-08-27T10:07:00Z">
              <w:r w:rsidRPr="009E36DE">
                <w:rPr>
                  <w:rFonts w:ascii="Times New Roman" w:hAnsi="Times New Roman"/>
                  <w:i w:val="0"/>
                  <w:color w:val="auto"/>
                  <w:sz w:val="26"/>
                  <w:szCs w:val="26"/>
                  <w:rPrChange w:id="923" w:author="Weekend Nguyen" w:date="2017-09-13T20:20:00Z">
                    <w:rPr>
                      <w:rFonts w:ascii="Times New Roman" w:hAnsi="Times New Roman"/>
                      <w:sz w:val="26"/>
                      <w:szCs w:val="26"/>
                    </w:rPr>
                  </w:rPrChange>
                </w:rPr>
                <w:t>7.1</w:t>
              </w:r>
              <w:r w:rsidR="00645627" w:rsidRPr="009E36DE">
                <w:rPr>
                  <w:rFonts w:ascii="Times New Roman" w:hAnsi="Times New Roman"/>
                  <w:i w:val="0"/>
                  <w:color w:val="auto"/>
                  <w:sz w:val="26"/>
                  <w:szCs w:val="26"/>
                  <w:rPrChange w:id="924" w:author="Weekend Nguyen" w:date="2017-09-13T20:20:00Z">
                    <w:rPr>
                      <w:rFonts w:ascii="Times New Roman" w:hAnsi="Times New Roman"/>
                      <w:sz w:val="26"/>
                      <w:szCs w:val="26"/>
                    </w:rPr>
                  </w:rPrChange>
                </w:rPr>
                <w:t xml:space="preserve"> Nhân viên quản lý thuốc xem và</w:t>
              </w:r>
              <w:r w:rsidRPr="009E36DE">
                <w:rPr>
                  <w:rFonts w:ascii="Times New Roman" w:hAnsi="Times New Roman"/>
                  <w:i w:val="0"/>
                  <w:color w:val="auto"/>
                  <w:sz w:val="26"/>
                  <w:szCs w:val="26"/>
                  <w:rPrChange w:id="925" w:author="Weekend Nguyen" w:date="2017-09-13T20:20:00Z">
                    <w:rPr>
                      <w:rFonts w:ascii="Times New Roman" w:hAnsi="Times New Roman"/>
                      <w:sz w:val="26"/>
                      <w:szCs w:val="26"/>
                    </w:rPr>
                  </w:rPrChange>
                </w:rPr>
                <w:t xml:space="preserve"> sửa lại thông tin thuốc.</w:t>
              </w:r>
            </w:ins>
          </w:p>
          <w:p w:rsidR="00041BBF" w:rsidRPr="009E36DE" w:rsidRDefault="00645627" w:rsidP="003A5B62">
            <w:pPr>
              <w:pStyle w:val="InfoBlue"/>
              <w:spacing w:before="0" w:line="240" w:lineRule="auto"/>
              <w:rPr>
                <w:ins w:id="926" w:author="Windows User" w:date="2017-08-27T10:09:00Z"/>
                <w:rFonts w:ascii="Times New Roman" w:hAnsi="Times New Roman"/>
                <w:i w:val="0"/>
                <w:color w:val="auto"/>
                <w:sz w:val="26"/>
                <w:szCs w:val="26"/>
                <w:rPrChange w:id="927" w:author="Weekend Nguyen" w:date="2017-09-13T20:20:00Z">
                  <w:rPr>
                    <w:ins w:id="928" w:author="Windows User" w:date="2017-08-27T10:09:00Z"/>
                    <w:rFonts w:ascii="Times New Roman" w:hAnsi="Times New Roman"/>
                    <w:sz w:val="26"/>
                    <w:szCs w:val="26"/>
                  </w:rPr>
                </w:rPrChange>
              </w:rPr>
            </w:pPr>
            <w:ins w:id="929" w:author="Windows User" w:date="2017-08-27T10:08:00Z">
              <w:r w:rsidRPr="009E36DE">
                <w:rPr>
                  <w:rFonts w:ascii="Times New Roman" w:hAnsi="Times New Roman"/>
                  <w:i w:val="0"/>
                  <w:color w:val="auto"/>
                  <w:sz w:val="26"/>
                  <w:szCs w:val="26"/>
                  <w:rPrChange w:id="930" w:author="Weekend Nguyen" w:date="2017-09-13T20:20:00Z">
                    <w:rPr>
                      <w:rFonts w:ascii="Times New Roman" w:hAnsi="Times New Roman"/>
                      <w:sz w:val="26"/>
                      <w:szCs w:val="26"/>
                    </w:rPr>
                  </w:rPrChange>
                </w:rPr>
                <w:t>8</w:t>
              </w:r>
            </w:ins>
            <w:ins w:id="931" w:author="Windows User" w:date="2017-09-10T09:18:00Z">
              <w:r w:rsidR="00CB49EB" w:rsidRPr="009E36DE">
                <w:rPr>
                  <w:rFonts w:ascii="Times New Roman" w:hAnsi="Times New Roman"/>
                  <w:i w:val="0"/>
                  <w:color w:val="auto"/>
                  <w:sz w:val="26"/>
                  <w:szCs w:val="26"/>
                  <w:rPrChange w:id="932" w:author="Weekend Nguyen" w:date="2017-09-13T20:20:00Z">
                    <w:rPr>
                      <w:rFonts w:ascii="Times New Roman" w:hAnsi="Times New Roman"/>
                      <w:sz w:val="26"/>
                      <w:szCs w:val="26"/>
                    </w:rPr>
                  </w:rPrChange>
                </w:rPr>
                <w:t>.1</w:t>
              </w:r>
            </w:ins>
            <w:ins w:id="933" w:author="Windows User" w:date="2017-08-27T10:08:00Z">
              <w:r w:rsidRPr="009E36DE">
                <w:rPr>
                  <w:rFonts w:ascii="Times New Roman" w:hAnsi="Times New Roman"/>
                  <w:i w:val="0"/>
                  <w:color w:val="auto"/>
                  <w:sz w:val="26"/>
                  <w:szCs w:val="26"/>
                  <w:rPrChange w:id="934" w:author="Weekend Nguyen" w:date="2017-09-13T20:20:00Z">
                    <w:rPr>
                      <w:rFonts w:ascii="Times New Roman" w:hAnsi="Times New Roman"/>
                      <w:sz w:val="26"/>
                      <w:szCs w:val="26"/>
                    </w:rPr>
                  </w:rPrChange>
                </w:rPr>
                <w:t>.</w:t>
              </w:r>
            </w:ins>
            <w:ins w:id="935" w:author="Weekend Nguyen" w:date="2017-09-13T20:51:00Z">
              <w:r w:rsidR="003A66C2">
                <w:rPr>
                  <w:rFonts w:ascii="Times New Roman" w:hAnsi="Times New Roman"/>
                  <w:i w:val="0"/>
                  <w:color w:val="auto"/>
                  <w:sz w:val="26"/>
                  <w:szCs w:val="26"/>
                </w:rPr>
                <w:t xml:space="preserve"> </w:t>
              </w:r>
            </w:ins>
            <w:ins w:id="936" w:author="Windows User" w:date="2017-09-10T09:20:00Z">
              <w:r w:rsidR="00CB49EB" w:rsidRPr="009E36DE">
                <w:rPr>
                  <w:rFonts w:ascii="Times New Roman" w:hAnsi="Times New Roman"/>
                  <w:i w:val="0"/>
                  <w:color w:val="auto"/>
                  <w:sz w:val="26"/>
                  <w:szCs w:val="26"/>
                  <w:rPrChange w:id="937" w:author="Weekend Nguyen" w:date="2017-09-13T20:20:00Z">
                    <w:rPr>
                      <w:rFonts w:ascii="Times New Roman" w:hAnsi="Times New Roman"/>
                      <w:sz w:val="26"/>
                      <w:szCs w:val="26"/>
                    </w:rPr>
                  </w:rPrChange>
                </w:rPr>
                <w:t>Hệ thống kiểm tra</w:t>
              </w:r>
            </w:ins>
            <w:ins w:id="938" w:author="Windows User" w:date="2017-08-27T10:08:00Z">
              <w:del w:id="939" w:author="Weekend Nguyen" w:date="2017-09-13T20:51:00Z">
                <w:r w:rsidR="00CB49EB" w:rsidRPr="009E36DE" w:rsidDel="008B4B00">
                  <w:rPr>
                    <w:rFonts w:ascii="Times New Roman" w:hAnsi="Times New Roman"/>
                    <w:i w:val="0"/>
                    <w:color w:val="auto"/>
                    <w:sz w:val="26"/>
                    <w:szCs w:val="26"/>
                    <w:rPrChange w:id="940" w:author="Weekend Nguyen" w:date="2017-09-13T20:20:00Z">
                      <w:rPr>
                        <w:rFonts w:ascii="Times New Roman" w:hAnsi="Times New Roman"/>
                        <w:sz w:val="26"/>
                        <w:szCs w:val="26"/>
                      </w:rPr>
                    </w:rPrChange>
                  </w:rPr>
                  <w:delText xml:space="preserve"> </w:delText>
                </w:r>
              </w:del>
            </w:ins>
            <w:ins w:id="941" w:author="Windows User" w:date="2017-08-27T10:09:00Z">
              <w:r w:rsidR="00041BBF" w:rsidRPr="009E36DE">
                <w:rPr>
                  <w:rFonts w:ascii="Times New Roman" w:hAnsi="Times New Roman"/>
                  <w:i w:val="0"/>
                  <w:color w:val="auto"/>
                  <w:sz w:val="26"/>
                  <w:szCs w:val="26"/>
                  <w:rPrChange w:id="942" w:author="Weekend Nguyen" w:date="2017-09-13T20:20:00Z">
                    <w:rPr>
                      <w:rFonts w:ascii="Times New Roman" w:hAnsi="Times New Roman"/>
                      <w:sz w:val="26"/>
                      <w:szCs w:val="26"/>
                    </w:rPr>
                  </w:rPrChange>
                </w:rPr>
                <w:t>.</w:t>
              </w:r>
            </w:ins>
          </w:p>
          <w:p w:rsidR="00674208" w:rsidRPr="009E36DE" w:rsidRDefault="00CB49EB" w:rsidP="003A5B62">
            <w:pPr>
              <w:pStyle w:val="InfoBlue"/>
              <w:spacing w:before="0" w:line="240" w:lineRule="auto"/>
              <w:rPr>
                <w:rFonts w:ascii="Times New Roman" w:hAnsi="Times New Roman"/>
                <w:i w:val="0"/>
                <w:color w:val="auto"/>
                <w:sz w:val="26"/>
                <w:szCs w:val="26"/>
                <w:rPrChange w:id="943" w:author="Weekend Nguyen" w:date="2017-09-13T20:20:00Z">
                  <w:rPr>
                    <w:rFonts w:ascii="Times New Roman" w:hAnsi="Times New Roman"/>
                    <w:sz w:val="26"/>
                    <w:szCs w:val="26"/>
                  </w:rPr>
                </w:rPrChange>
              </w:rPr>
            </w:pPr>
            <w:ins w:id="944" w:author="Windows User" w:date="2017-08-27T10:09:00Z">
              <w:r w:rsidRPr="009E36DE">
                <w:rPr>
                  <w:rFonts w:ascii="Times New Roman" w:hAnsi="Times New Roman"/>
                  <w:i w:val="0"/>
                  <w:color w:val="auto"/>
                  <w:sz w:val="26"/>
                  <w:szCs w:val="26"/>
                  <w:rPrChange w:id="945" w:author="Weekend Nguyen" w:date="2017-09-13T20:20:00Z">
                    <w:rPr>
                      <w:rFonts w:ascii="Times New Roman" w:hAnsi="Times New Roman"/>
                      <w:sz w:val="26"/>
                      <w:szCs w:val="26"/>
                    </w:rPr>
                  </w:rPrChange>
                </w:rPr>
                <w:t>9.</w:t>
              </w:r>
            </w:ins>
            <w:ins w:id="946" w:author="Weekend Nguyen" w:date="2017-09-13T20:51:00Z">
              <w:r w:rsidR="003A66C2">
                <w:rPr>
                  <w:rFonts w:ascii="Times New Roman" w:hAnsi="Times New Roman"/>
                  <w:i w:val="0"/>
                  <w:color w:val="auto"/>
                  <w:sz w:val="26"/>
                  <w:szCs w:val="26"/>
                </w:rPr>
                <w:t xml:space="preserve"> </w:t>
              </w:r>
            </w:ins>
            <w:ins w:id="947" w:author="Windows User" w:date="2017-08-27T10:09:00Z">
              <w:r w:rsidRPr="009E36DE">
                <w:rPr>
                  <w:rFonts w:ascii="Times New Roman" w:hAnsi="Times New Roman"/>
                  <w:i w:val="0"/>
                  <w:color w:val="auto"/>
                  <w:sz w:val="26"/>
                  <w:szCs w:val="26"/>
                  <w:rPrChange w:id="948" w:author="Weekend Nguyen" w:date="2017-09-13T20:20:00Z">
                    <w:rPr>
                      <w:rFonts w:ascii="Times New Roman" w:hAnsi="Times New Roman"/>
                      <w:sz w:val="26"/>
                      <w:szCs w:val="26"/>
                    </w:rPr>
                  </w:rPrChange>
                </w:rPr>
                <w:t>Lưu thông tin thuốc</w:t>
              </w:r>
              <w:r w:rsidR="00041BBF" w:rsidRPr="009E36DE">
                <w:rPr>
                  <w:rFonts w:ascii="Times New Roman" w:hAnsi="Times New Roman"/>
                  <w:i w:val="0"/>
                  <w:color w:val="auto"/>
                  <w:sz w:val="26"/>
                  <w:szCs w:val="26"/>
                  <w:rPrChange w:id="949" w:author="Weekend Nguyen" w:date="2017-09-13T20:20:00Z">
                    <w:rPr>
                      <w:rFonts w:ascii="Times New Roman" w:hAnsi="Times New Roman"/>
                      <w:sz w:val="26"/>
                      <w:szCs w:val="26"/>
                    </w:rPr>
                  </w:rPrChange>
                </w:rPr>
                <w:t>.</w:t>
              </w:r>
            </w:ins>
            <w:del w:id="950" w:author="Windows User" w:date="2017-08-27T10:05:00Z">
              <w:r w:rsidR="00674208" w:rsidRPr="009E36DE" w:rsidDel="0092273C">
                <w:rPr>
                  <w:rFonts w:ascii="Times New Roman" w:hAnsi="Times New Roman"/>
                  <w:i w:val="0"/>
                  <w:color w:val="auto"/>
                  <w:sz w:val="26"/>
                  <w:szCs w:val="26"/>
                  <w:rPrChange w:id="951" w:author="Weekend Nguyen" w:date="2017-09-13T20:20:00Z">
                    <w:rPr>
                      <w:rFonts w:ascii="Times New Roman" w:hAnsi="Times New Roman"/>
                      <w:sz w:val="26"/>
                      <w:szCs w:val="26"/>
                    </w:rPr>
                  </w:rPrChange>
                </w:rPr>
                <w:delText>&lt;Các luồng sự kiện ngoại lệ, không thành công của Use case theo trình tự thời gian&gt;</w:delText>
              </w:r>
            </w:del>
          </w:p>
        </w:tc>
      </w:tr>
      <w:tr w:rsidR="00674208" w:rsidRPr="005103C6" w:rsidDel="005B287E" w:rsidTr="003A5B62">
        <w:trPr>
          <w:jc w:val="center"/>
          <w:del w:id="952" w:author="Weekend Nguyen" w:date="2017-09-13T20:53:00Z"/>
        </w:trPr>
        <w:tc>
          <w:tcPr>
            <w:tcW w:w="1265" w:type="pct"/>
          </w:tcPr>
          <w:p w:rsidR="00674208" w:rsidRPr="005103C6" w:rsidDel="005B287E" w:rsidRDefault="00674208" w:rsidP="003A5B62">
            <w:pPr>
              <w:pStyle w:val="TableHeader"/>
              <w:spacing w:before="0"/>
              <w:rPr>
                <w:del w:id="953" w:author="Weekend Nguyen" w:date="2017-09-13T20:53:00Z"/>
                <w:rFonts w:ascii="Times New Roman" w:hAnsi="Times New Roman" w:cs="Times New Roman"/>
                <w:sz w:val="26"/>
                <w:szCs w:val="26"/>
              </w:rPr>
            </w:pPr>
          </w:p>
        </w:tc>
        <w:tc>
          <w:tcPr>
            <w:tcW w:w="3735" w:type="pct"/>
          </w:tcPr>
          <w:p w:rsidR="00674208" w:rsidRPr="005103C6" w:rsidDel="005B287E" w:rsidRDefault="00674208" w:rsidP="003A5B62">
            <w:pPr>
              <w:pStyle w:val="InfoBlue"/>
              <w:spacing w:before="0" w:line="240" w:lineRule="auto"/>
              <w:rPr>
                <w:del w:id="954" w:author="Weekend Nguyen" w:date="2017-09-13T20:53:00Z"/>
                <w:rFonts w:ascii="Times New Roman" w:hAnsi="Times New Roman"/>
                <w:sz w:val="26"/>
                <w:szCs w:val="26"/>
              </w:rPr>
            </w:pPr>
          </w:p>
        </w:tc>
      </w:tr>
    </w:tbl>
    <w:p w:rsidR="00674208" w:rsidRPr="005103C6" w:rsidRDefault="00674208" w:rsidP="003A5B62">
      <w:pPr>
        <w:spacing w:after="120" w:line="240" w:lineRule="auto"/>
        <w:rPr>
          <w:rFonts w:ascii="Times New Roman" w:hAnsi="Times New Roman" w:cs="Times New Roman"/>
          <w:sz w:val="26"/>
          <w:szCs w:val="26"/>
        </w:rPr>
      </w:pPr>
    </w:p>
    <w:p w:rsidR="00674208" w:rsidRDefault="00674208" w:rsidP="003A5B62">
      <w:pPr>
        <w:pStyle w:val="Heading3"/>
        <w:spacing w:before="0" w:line="240" w:lineRule="auto"/>
        <w:rPr>
          <w:ins w:id="955" w:author="Windows User" w:date="2017-08-27T16:05:00Z"/>
          <w:rFonts w:ascii="Times New Roman" w:hAnsi="Times New Roman"/>
          <w:sz w:val="26"/>
          <w:szCs w:val="26"/>
        </w:rPr>
      </w:pPr>
      <w:bookmarkStart w:id="956" w:name="_Toc207611061"/>
      <w:bookmarkStart w:id="957" w:name="_Toc457113524"/>
      <w:r w:rsidRPr="005103C6">
        <w:rPr>
          <w:rFonts w:ascii="Times New Roman" w:hAnsi="Times New Roman"/>
          <w:sz w:val="26"/>
          <w:szCs w:val="26"/>
        </w:rPr>
        <w:lastRenderedPageBreak/>
        <w:t>Biểu đồ</w:t>
      </w:r>
      <w:bookmarkEnd w:id="956"/>
      <w:bookmarkEnd w:id="957"/>
    </w:p>
    <w:p w:rsidR="00BD451C" w:rsidRDefault="00BE4C1B">
      <w:pPr>
        <w:rPr>
          <w:ins w:id="958" w:author="Windows User" w:date="2017-09-10T10:25:00Z"/>
        </w:rPr>
        <w:pPrChange w:id="959" w:author="Windows User" w:date="2017-08-27T16:05:00Z">
          <w:pPr>
            <w:pStyle w:val="Heading3"/>
            <w:spacing w:before="0" w:line="240" w:lineRule="auto"/>
          </w:pPr>
        </w:pPrChange>
      </w:pPr>
      <w:ins w:id="960" w:author="Windows User" w:date="2017-09-13T18:56:00Z">
        <w:r>
          <w:rPr>
            <w:noProof/>
            <w:rPrChange w:id="961" w:author="Unknown">
              <w:rPr>
                <w:noProof/>
              </w:rPr>
            </w:rPrChange>
          </w:rPr>
          <w:drawing>
            <wp:inline distT="0" distB="0" distL="0" distR="0">
              <wp:extent cx="6511925" cy="46348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pthuoc.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4634865"/>
                      </a:xfrm>
                      <a:prstGeom prst="rect">
                        <a:avLst/>
                      </a:prstGeom>
                    </pic:spPr>
                  </pic:pic>
                </a:graphicData>
              </a:graphic>
            </wp:inline>
          </w:drawing>
        </w:r>
      </w:ins>
    </w:p>
    <w:p w:rsidR="0010102A" w:rsidRPr="00BD451C" w:rsidRDefault="00A779A4">
      <w:pPr>
        <w:rPr>
          <w:rPrChange w:id="962" w:author="Windows User" w:date="2017-08-27T16:05:00Z">
            <w:rPr>
              <w:rFonts w:ascii="Times New Roman" w:hAnsi="Times New Roman"/>
              <w:sz w:val="26"/>
              <w:szCs w:val="26"/>
            </w:rPr>
          </w:rPrChange>
        </w:rPr>
        <w:pPrChange w:id="963" w:author="Windows User" w:date="2017-08-27T16:05:00Z">
          <w:pPr>
            <w:pStyle w:val="Heading3"/>
            <w:spacing w:before="0" w:line="240" w:lineRule="auto"/>
          </w:pPr>
        </w:pPrChange>
      </w:pPr>
      <w:ins w:id="964" w:author="Windows User" w:date="2017-09-13T19:24:00Z">
        <w:r>
          <w:rPr>
            <w:noProof/>
            <w:rPrChange w:id="965" w:author="Unknown">
              <w:rPr>
                <w:noProof/>
              </w:rPr>
            </w:rPrChange>
          </w:rPr>
          <w:lastRenderedPageBreak/>
          <w:drawing>
            <wp:inline distT="0" distB="0" distL="0" distR="0">
              <wp:extent cx="6511925" cy="39154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pthuoc1.P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915410"/>
                      </a:xfrm>
                      <a:prstGeom prst="rect">
                        <a:avLst/>
                      </a:prstGeom>
                    </pic:spPr>
                  </pic:pic>
                </a:graphicData>
              </a:graphic>
            </wp:inline>
          </w:drawing>
        </w:r>
      </w:ins>
    </w:p>
    <w:p w:rsidR="00DF606C" w:rsidRDefault="00DF606C">
      <w:pPr>
        <w:rPr>
          <w:ins w:id="966" w:author="Weekend Nguyen" w:date="2017-09-13T20:52:00Z"/>
          <w:rFonts w:ascii="Times New Roman" w:eastAsia="Times New Roman" w:hAnsi="Times New Roman" w:cs="Times New Roman"/>
          <w:b/>
          <w:i/>
          <w:color w:val="0000FF"/>
          <w:sz w:val="26"/>
          <w:szCs w:val="26"/>
          <w:lang w:val="pt-BR"/>
        </w:rPr>
      </w:pPr>
      <w:ins w:id="967" w:author="Weekend Nguyen" w:date="2017-09-13T20:52:00Z">
        <w:r>
          <w:rPr>
            <w:rFonts w:ascii="Times New Roman" w:hAnsi="Times New Roman"/>
            <w:i/>
            <w:color w:val="0000FF"/>
            <w:sz w:val="26"/>
            <w:szCs w:val="26"/>
            <w:lang w:val="pt-BR"/>
          </w:rPr>
          <w:br w:type="page"/>
        </w:r>
      </w:ins>
    </w:p>
    <w:p w:rsidR="00674208" w:rsidRPr="005103C6" w:rsidDel="00BD451C" w:rsidRDefault="00674208" w:rsidP="003A5B62">
      <w:pPr>
        <w:spacing w:after="120" w:line="240" w:lineRule="auto"/>
        <w:ind w:left="720"/>
        <w:rPr>
          <w:del w:id="968" w:author="Windows User" w:date="2017-08-27T16:05:00Z"/>
          <w:rFonts w:ascii="Times New Roman" w:hAnsi="Times New Roman" w:cs="Times New Roman"/>
          <w:i/>
          <w:color w:val="0000FF"/>
          <w:sz w:val="26"/>
          <w:szCs w:val="26"/>
          <w:lang w:val="pt-BR"/>
        </w:rPr>
      </w:pPr>
      <w:del w:id="969" w:author="Windows User" w:date="2017-08-27T16:05:00Z">
        <w:r w:rsidRPr="005103C6" w:rsidDel="00BD451C">
          <w:rPr>
            <w:rFonts w:ascii="Times New Roman" w:hAnsi="Times New Roman" w:cs="Times New Roman"/>
            <w:i/>
            <w:color w:val="0000FF"/>
            <w:sz w:val="26"/>
            <w:szCs w:val="26"/>
            <w:lang w:val="pt-BR"/>
          </w:rPr>
          <w:lastRenderedPageBreak/>
          <w:delText>&lt;Biêu đồ (diagram) chi tiết&gt;.</w:delText>
        </w:r>
      </w:del>
    </w:p>
    <w:p w:rsidR="00041BBF" w:rsidRPr="005103C6" w:rsidDel="00DB0246" w:rsidRDefault="002219CB" w:rsidP="00041BBF">
      <w:pPr>
        <w:pStyle w:val="Heading2"/>
        <w:spacing w:before="0" w:line="240" w:lineRule="auto"/>
        <w:ind w:left="600" w:hanging="600"/>
        <w:rPr>
          <w:ins w:id="970" w:author="Windows User" w:date="2017-08-27T10:12:00Z"/>
          <w:del w:id="971" w:author="Weekend Nguyen" w:date="2017-09-13T20:52:00Z"/>
          <w:rFonts w:ascii="Times New Roman" w:hAnsi="Times New Roman"/>
          <w:sz w:val="26"/>
          <w:szCs w:val="26"/>
        </w:rPr>
      </w:pPr>
      <w:bookmarkStart w:id="972" w:name="_Toc207611062"/>
      <w:del w:id="973" w:author="Weekend Nguyen" w:date="2017-09-13T20:52:00Z">
        <w:r w:rsidRPr="005103C6" w:rsidDel="00DB0246">
          <w:rPr>
            <w:rFonts w:ascii="Times New Roman" w:hAnsi="Times New Roman"/>
            <w:b w:val="0"/>
            <w:sz w:val="26"/>
            <w:szCs w:val="26"/>
          </w:rPr>
          <w:br w:type="page"/>
        </w:r>
      </w:del>
      <w:ins w:id="974" w:author="Windows User" w:date="2017-08-27T10:12:00Z">
        <w:del w:id="975" w:author="Weekend Nguyen" w:date="2017-09-13T20:52:00Z">
          <w:r w:rsidR="00041BBF" w:rsidDel="00DB0246">
            <w:rPr>
              <w:rFonts w:ascii="Times New Roman" w:hAnsi="Times New Roman"/>
              <w:sz w:val="26"/>
              <w:szCs w:val="26"/>
            </w:rPr>
            <w:delText>UC003_Tìm kiếm thuốc</w:delText>
          </w:r>
        </w:del>
      </w:ins>
    </w:p>
    <w:p w:rsidR="00041BBF" w:rsidRPr="00041BBF" w:rsidDel="00DB0246" w:rsidRDefault="00041BBF">
      <w:pPr>
        <w:pStyle w:val="Heading3"/>
        <w:spacing w:before="0" w:line="240" w:lineRule="auto"/>
        <w:rPr>
          <w:ins w:id="976" w:author="Windows User" w:date="2017-08-27T10:12:00Z"/>
          <w:del w:id="977" w:author="Weekend Nguyen" w:date="2017-09-13T20:52:00Z"/>
          <w:rFonts w:ascii="Times New Roman" w:hAnsi="Times New Roman"/>
          <w:sz w:val="26"/>
          <w:szCs w:val="26"/>
        </w:rPr>
      </w:pPr>
      <w:ins w:id="978" w:author="Windows User" w:date="2017-08-27T10:12:00Z">
        <w:del w:id="979" w:author="Weekend Nguyen" w:date="2017-09-13T20:52:00Z">
          <w:r w:rsidRPr="005103C6" w:rsidDel="00DB0246">
            <w:rPr>
              <w:rFonts w:ascii="Times New Roman" w:hAnsi="Times New Roman"/>
              <w:sz w:val="26"/>
              <w:szCs w:val="26"/>
            </w:rPr>
            <w:delText>Mô tả use case UC00</w:delText>
          </w:r>
          <w:r w:rsidDel="00DB0246">
            <w:rPr>
              <w:rFonts w:ascii="Times New Roman" w:hAnsi="Times New Roman"/>
              <w:sz w:val="26"/>
              <w:szCs w:val="26"/>
            </w:rPr>
            <w:delText>3</w:delText>
          </w:r>
        </w:del>
      </w:ins>
    </w:p>
    <w:tbl>
      <w:tblPr>
        <w:tblStyle w:val="TableGrid"/>
        <w:tblW w:w="5000" w:type="pct"/>
        <w:jc w:val="center"/>
        <w:tblLook w:val="01E0" w:firstRow="1" w:lastRow="1" w:firstColumn="1" w:lastColumn="1" w:noHBand="0" w:noVBand="0"/>
      </w:tblPr>
      <w:tblGrid>
        <w:gridCol w:w="2592"/>
        <w:gridCol w:w="7653"/>
      </w:tblGrid>
      <w:tr w:rsidR="00041BBF" w:rsidRPr="005103C6" w:rsidDel="00DB0246" w:rsidTr="00041BBF">
        <w:trPr>
          <w:jc w:val="center"/>
          <w:ins w:id="980" w:author="Windows User" w:date="2017-08-27T10:12:00Z"/>
          <w:del w:id="981" w:author="Weekend Nguyen" w:date="2017-09-13T20:52:00Z"/>
        </w:trPr>
        <w:tc>
          <w:tcPr>
            <w:tcW w:w="5000" w:type="pct"/>
            <w:gridSpan w:val="2"/>
          </w:tcPr>
          <w:p w:rsidR="00041BBF" w:rsidRPr="005103C6" w:rsidDel="00DB0246" w:rsidRDefault="00041BBF" w:rsidP="00041BBF">
            <w:pPr>
              <w:spacing w:after="120"/>
              <w:rPr>
                <w:ins w:id="982" w:author="Windows User" w:date="2017-08-27T10:12:00Z"/>
                <w:del w:id="983" w:author="Weekend Nguyen" w:date="2017-09-13T20:52:00Z"/>
                <w:rFonts w:ascii="Times New Roman" w:hAnsi="Times New Roman" w:cs="Times New Roman"/>
                <w:b/>
                <w:sz w:val="26"/>
                <w:szCs w:val="26"/>
              </w:rPr>
            </w:pPr>
            <w:ins w:id="984" w:author="Windows User" w:date="2017-08-27T10:12:00Z">
              <w:del w:id="985" w:author="Weekend Nguyen" w:date="2017-09-13T20:52:00Z">
                <w:r w:rsidRPr="005103C6" w:rsidDel="00DB0246">
                  <w:rPr>
                    <w:rFonts w:ascii="Times New Roman" w:hAnsi="Times New Roman" w:cs="Times New Roman"/>
                    <w:b/>
                    <w:sz w:val="26"/>
                    <w:szCs w:val="26"/>
                  </w:rPr>
                  <w:delText xml:space="preserve">Use case: </w:delText>
                </w:r>
                <w:r w:rsidRPr="00462570" w:rsidDel="00DB0246">
                  <w:rPr>
                    <w:rFonts w:ascii="Times New Roman" w:hAnsi="Times New Roman" w:cs="Times New Roman"/>
                    <w:b/>
                    <w:sz w:val="26"/>
                    <w:szCs w:val="26"/>
                    <w:rPrChange w:id="986" w:author="Weekend Nguyen" w:date="2017-09-13T20:22:00Z">
                      <w:rPr>
                        <w:rFonts w:ascii="Times New Roman" w:hAnsi="Times New Roman" w:cs="Times New Roman"/>
                        <w:i/>
                        <w:color w:val="0000FF"/>
                        <w:sz w:val="26"/>
                        <w:szCs w:val="26"/>
                      </w:rPr>
                    </w:rPrChange>
                  </w:rPr>
                  <w:delText>UC003_</w:delText>
                </w:r>
              </w:del>
            </w:ins>
            <w:ins w:id="987" w:author="Windows User" w:date="2017-08-27T10:15:00Z">
              <w:del w:id="988" w:author="Weekend Nguyen" w:date="2017-09-13T20:52:00Z">
                <w:r w:rsidRPr="00462570" w:rsidDel="00DB0246">
                  <w:rPr>
                    <w:rFonts w:ascii="Times New Roman" w:hAnsi="Times New Roman" w:cs="Times New Roman"/>
                    <w:b/>
                    <w:sz w:val="26"/>
                    <w:szCs w:val="26"/>
                    <w:rPrChange w:id="989" w:author="Weekend Nguyen" w:date="2017-09-13T20:22:00Z">
                      <w:rPr>
                        <w:rFonts w:ascii="Times New Roman" w:hAnsi="Times New Roman" w:cs="Times New Roman"/>
                        <w:i/>
                        <w:color w:val="0000FF"/>
                        <w:sz w:val="26"/>
                        <w:szCs w:val="26"/>
                      </w:rPr>
                    </w:rPrChange>
                  </w:rPr>
                  <w:delText>Tìm kiếm thuốc</w:delText>
                </w:r>
              </w:del>
            </w:ins>
          </w:p>
        </w:tc>
      </w:tr>
      <w:tr w:rsidR="00041BBF" w:rsidRPr="005103C6" w:rsidDel="00DB0246" w:rsidTr="00041BBF">
        <w:trPr>
          <w:jc w:val="center"/>
          <w:ins w:id="990" w:author="Windows User" w:date="2017-08-27T10:12:00Z"/>
          <w:del w:id="991" w:author="Weekend Nguyen" w:date="2017-09-13T20:52:00Z"/>
        </w:trPr>
        <w:tc>
          <w:tcPr>
            <w:tcW w:w="1265" w:type="pct"/>
          </w:tcPr>
          <w:p w:rsidR="00041BBF" w:rsidRPr="005103C6" w:rsidDel="00DB0246" w:rsidRDefault="00041BBF" w:rsidP="00041BBF">
            <w:pPr>
              <w:pStyle w:val="TableHeader"/>
              <w:spacing w:before="0"/>
              <w:rPr>
                <w:ins w:id="992" w:author="Windows User" w:date="2017-08-27T10:12:00Z"/>
                <w:del w:id="993" w:author="Weekend Nguyen" w:date="2017-09-13T20:52:00Z"/>
                <w:rFonts w:ascii="Times New Roman" w:hAnsi="Times New Roman" w:cs="Times New Roman"/>
                <w:b w:val="0"/>
                <w:sz w:val="26"/>
                <w:szCs w:val="26"/>
              </w:rPr>
            </w:pPr>
            <w:ins w:id="994" w:author="Windows User" w:date="2017-08-27T10:12:00Z">
              <w:del w:id="995" w:author="Weekend Nguyen" w:date="2017-09-13T20:52:00Z">
                <w:r w:rsidRPr="005103C6" w:rsidDel="00DB0246">
                  <w:rPr>
                    <w:rFonts w:ascii="Times New Roman" w:hAnsi="Times New Roman" w:cs="Times New Roman"/>
                    <w:b w:val="0"/>
                    <w:sz w:val="26"/>
                    <w:szCs w:val="26"/>
                  </w:rPr>
                  <w:delText>Mục đích:</w:delText>
                </w:r>
              </w:del>
            </w:ins>
          </w:p>
        </w:tc>
        <w:tc>
          <w:tcPr>
            <w:tcW w:w="3735" w:type="pct"/>
          </w:tcPr>
          <w:p w:rsidR="00041BBF" w:rsidRPr="00462570" w:rsidDel="00DB0246" w:rsidRDefault="00041BBF" w:rsidP="00041BBF">
            <w:pPr>
              <w:pStyle w:val="InfoBlue"/>
              <w:spacing w:before="0" w:line="240" w:lineRule="auto"/>
              <w:rPr>
                <w:ins w:id="996" w:author="Windows User" w:date="2017-08-27T10:12:00Z"/>
                <w:del w:id="997" w:author="Weekend Nguyen" w:date="2017-09-13T20:52:00Z"/>
                <w:rFonts w:ascii="Times New Roman" w:hAnsi="Times New Roman"/>
                <w:i w:val="0"/>
                <w:color w:val="auto"/>
                <w:sz w:val="26"/>
                <w:szCs w:val="26"/>
                <w:rPrChange w:id="998" w:author="Weekend Nguyen" w:date="2017-09-13T20:22:00Z">
                  <w:rPr>
                    <w:ins w:id="999" w:author="Windows User" w:date="2017-08-27T10:12:00Z"/>
                    <w:del w:id="1000" w:author="Weekend Nguyen" w:date="2017-09-13T20:52:00Z"/>
                    <w:rFonts w:ascii="Times New Roman" w:hAnsi="Times New Roman"/>
                    <w:sz w:val="26"/>
                    <w:szCs w:val="26"/>
                  </w:rPr>
                </w:rPrChange>
              </w:rPr>
            </w:pPr>
            <w:ins w:id="1001" w:author="Windows User" w:date="2017-08-27T10:12:00Z">
              <w:del w:id="1002" w:author="Weekend Nguyen" w:date="2017-09-13T20:52:00Z">
                <w:r w:rsidRPr="00462570" w:rsidDel="00DB0246">
                  <w:rPr>
                    <w:rFonts w:ascii="Times New Roman" w:hAnsi="Times New Roman"/>
                    <w:i w:val="0"/>
                    <w:color w:val="auto"/>
                    <w:sz w:val="26"/>
                    <w:szCs w:val="26"/>
                    <w:rPrChange w:id="1003" w:author="Weekend Nguyen" w:date="2017-09-13T20:22:00Z">
                      <w:rPr>
                        <w:rFonts w:ascii="Times New Roman" w:hAnsi="Times New Roman"/>
                        <w:sz w:val="26"/>
                        <w:szCs w:val="26"/>
                      </w:rPr>
                    </w:rPrChange>
                  </w:rPr>
                  <w:delText>Có được thông tin của loại thuốc vừa tìm.</w:delText>
                </w:r>
              </w:del>
            </w:ins>
          </w:p>
        </w:tc>
      </w:tr>
      <w:tr w:rsidR="00041BBF" w:rsidRPr="005103C6" w:rsidDel="00DB0246" w:rsidTr="00041BBF">
        <w:trPr>
          <w:jc w:val="center"/>
          <w:ins w:id="1004" w:author="Windows User" w:date="2017-08-27T10:12:00Z"/>
          <w:del w:id="1005" w:author="Weekend Nguyen" w:date="2017-09-13T20:52:00Z"/>
        </w:trPr>
        <w:tc>
          <w:tcPr>
            <w:tcW w:w="1265" w:type="pct"/>
          </w:tcPr>
          <w:p w:rsidR="00041BBF" w:rsidRPr="005103C6" w:rsidDel="00DB0246" w:rsidRDefault="00041BBF" w:rsidP="00041BBF">
            <w:pPr>
              <w:pStyle w:val="TableHeader"/>
              <w:spacing w:before="0"/>
              <w:rPr>
                <w:ins w:id="1006" w:author="Windows User" w:date="2017-08-27T10:12:00Z"/>
                <w:del w:id="1007" w:author="Weekend Nguyen" w:date="2017-09-13T20:52:00Z"/>
                <w:rFonts w:ascii="Times New Roman" w:hAnsi="Times New Roman" w:cs="Times New Roman"/>
                <w:b w:val="0"/>
                <w:sz w:val="26"/>
                <w:szCs w:val="26"/>
              </w:rPr>
            </w:pPr>
            <w:ins w:id="1008" w:author="Windows User" w:date="2017-08-27T10:12:00Z">
              <w:del w:id="1009" w:author="Weekend Nguyen" w:date="2017-09-13T20:52:00Z">
                <w:r w:rsidRPr="005103C6" w:rsidDel="00DB0246">
                  <w:rPr>
                    <w:rFonts w:ascii="Times New Roman" w:hAnsi="Times New Roman" w:cs="Times New Roman"/>
                    <w:b w:val="0"/>
                    <w:sz w:val="26"/>
                    <w:szCs w:val="26"/>
                  </w:rPr>
                  <w:delText>Mô tả:</w:delText>
                </w:r>
              </w:del>
            </w:ins>
          </w:p>
        </w:tc>
        <w:tc>
          <w:tcPr>
            <w:tcW w:w="3735" w:type="pct"/>
          </w:tcPr>
          <w:p w:rsidR="00041BBF" w:rsidRPr="00462570" w:rsidDel="00DB0246" w:rsidRDefault="00041BBF" w:rsidP="00041BBF">
            <w:pPr>
              <w:pStyle w:val="InfoBlue"/>
              <w:spacing w:before="0" w:line="240" w:lineRule="auto"/>
              <w:rPr>
                <w:ins w:id="1010" w:author="Windows User" w:date="2017-08-27T10:12:00Z"/>
                <w:del w:id="1011" w:author="Weekend Nguyen" w:date="2017-09-13T20:52:00Z"/>
                <w:rFonts w:ascii="Times New Roman" w:hAnsi="Times New Roman"/>
                <w:i w:val="0"/>
                <w:color w:val="auto"/>
                <w:sz w:val="26"/>
                <w:szCs w:val="26"/>
                <w:rPrChange w:id="1012" w:author="Weekend Nguyen" w:date="2017-09-13T20:22:00Z">
                  <w:rPr>
                    <w:ins w:id="1013" w:author="Windows User" w:date="2017-08-27T10:12:00Z"/>
                    <w:del w:id="1014" w:author="Weekend Nguyen" w:date="2017-09-13T20:52:00Z"/>
                    <w:rFonts w:ascii="Times New Roman" w:hAnsi="Times New Roman"/>
                    <w:sz w:val="26"/>
                    <w:szCs w:val="26"/>
                  </w:rPr>
                </w:rPrChange>
              </w:rPr>
            </w:pPr>
            <w:ins w:id="1015" w:author="Windows User" w:date="2017-08-27T10:12:00Z">
              <w:del w:id="1016" w:author="Weekend Nguyen" w:date="2017-09-13T20:52:00Z">
                <w:r w:rsidRPr="00462570" w:rsidDel="00DB0246">
                  <w:rPr>
                    <w:rFonts w:ascii="Times New Roman" w:hAnsi="Times New Roman"/>
                    <w:i w:val="0"/>
                    <w:color w:val="auto"/>
                    <w:sz w:val="26"/>
                    <w:szCs w:val="26"/>
                    <w:rPrChange w:id="1017" w:author="Weekend Nguyen" w:date="2017-09-13T20:22:00Z">
                      <w:rPr>
                        <w:rFonts w:ascii="Times New Roman" w:hAnsi="Times New Roman"/>
                        <w:sz w:val="26"/>
                        <w:szCs w:val="26"/>
                      </w:rPr>
                    </w:rPrChange>
                  </w:rPr>
                  <w:delText>Use case cho phép tìm kiếm các loại thuốc</w:delText>
                </w:r>
              </w:del>
            </w:ins>
            <w:ins w:id="1018" w:author="Windows User" w:date="2017-08-27T10:16:00Z">
              <w:del w:id="1019" w:author="Weekend Nguyen" w:date="2017-09-13T20:52:00Z">
                <w:r w:rsidR="00BC09D2" w:rsidRPr="00462570" w:rsidDel="00DB0246">
                  <w:rPr>
                    <w:rFonts w:ascii="Times New Roman" w:hAnsi="Times New Roman"/>
                    <w:i w:val="0"/>
                    <w:color w:val="auto"/>
                    <w:sz w:val="26"/>
                    <w:szCs w:val="26"/>
                    <w:rPrChange w:id="1020" w:author="Weekend Nguyen" w:date="2017-09-13T20:22:00Z">
                      <w:rPr>
                        <w:rFonts w:ascii="Times New Roman" w:hAnsi="Times New Roman"/>
                        <w:sz w:val="26"/>
                        <w:szCs w:val="26"/>
                      </w:rPr>
                    </w:rPrChange>
                  </w:rPr>
                  <w:delText>.</w:delText>
                </w:r>
              </w:del>
            </w:ins>
            <w:ins w:id="1021" w:author="Windows User" w:date="2017-08-27T10:17:00Z">
              <w:del w:id="1022" w:author="Weekend Nguyen" w:date="2017-09-13T20:52:00Z">
                <w:r w:rsidR="00BC09D2" w:rsidRPr="00462570" w:rsidDel="00DB0246">
                  <w:rPr>
                    <w:rFonts w:ascii="Times New Roman" w:hAnsi="Times New Roman"/>
                    <w:i w:val="0"/>
                    <w:color w:val="auto"/>
                    <w:sz w:val="26"/>
                    <w:szCs w:val="26"/>
                    <w:rPrChange w:id="1023" w:author="Weekend Nguyen" w:date="2017-09-13T20:22:00Z">
                      <w:rPr>
                        <w:rFonts w:ascii="Times New Roman" w:hAnsi="Times New Roman"/>
                        <w:sz w:val="26"/>
                        <w:szCs w:val="26"/>
                      </w:rPr>
                    </w:rPrChange>
                  </w:rPr>
                  <w:delText xml:space="preserve"> </w:delText>
                </w:r>
              </w:del>
            </w:ins>
            <w:ins w:id="1024" w:author="Windows User" w:date="2017-08-27T10:16:00Z">
              <w:del w:id="1025" w:author="Weekend Nguyen" w:date="2017-09-13T20:52:00Z">
                <w:r w:rsidR="00BC09D2" w:rsidRPr="00462570" w:rsidDel="00DB0246">
                  <w:rPr>
                    <w:rFonts w:ascii="Times New Roman" w:hAnsi="Times New Roman"/>
                    <w:i w:val="0"/>
                    <w:color w:val="auto"/>
                    <w:sz w:val="26"/>
                    <w:szCs w:val="26"/>
                    <w:rPrChange w:id="1026" w:author="Weekend Nguyen" w:date="2017-09-13T20:22:00Z">
                      <w:rPr>
                        <w:rFonts w:ascii="Times New Roman" w:hAnsi="Times New Roman"/>
                        <w:sz w:val="26"/>
                        <w:szCs w:val="26"/>
                      </w:rPr>
                    </w:rPrChange>
                  </w:rPr>
                  <w:delText xml:space="preserve">Hỗ trợ cho việc bán thuốc, </w:delText>
                </w:r>
              </w:del>
            </w:ins>
            <w:ins w:id="1027" w:author="Windows User" w:date="2017-08-27T10:17:00Z">
              <w:del w:id="1028" w:author="Weekend Nguyen" w:date="2017-09-13T20:52:00Z">
                <w:r w:rsidR="00BC09D2" w:rsidRPr="00462570" w:rsidDel="00DB0246">
                  <w:rPr>
                    <w:rFonts w:ascii="Times New Roman" w:hAnsi="Times New Roman"/>
                    <w:i w:val="0"/>
                    <w:color w:val="auto"/>
                    <w:sz w:val="26"/>
                    <w:szCs w:val="26"/>
                    <w:rPrChange w:id="1029" w:author="Weekend Nguyen" w:date="2017-09-13T20:22:00Z">
                      <w:rPr>
                        <w:rFonts w:ascii="Times New Roman" w:hAnsi="Times New Roman"/>
                        <w:sz w:val="26"/>
                        <w:szCs w:val="26"/>
                      </w:rPr>
                    </w:rPrChange>
                  </w:rPr>
                  <w:delText>quản lý thuốc, thống kê các loại thuốc.</w:delText>
                </w:r>
              </w:del>
            </w:ins>
          </w:p>
        </w:tc>
      </w:tr>
      <w:tr w:rsidR="00041BBF" w:rsidRPr="005103C6" w:rsidDel="00DB0246" w:rsidTr="00041BBF">
        <w:trPr>
          <w:jc w:val="center"/>
          <w:ins w:id="1030" w:author="Windows User" w:date="2017-08-27T10:12:00Z"/>
          <w:del w:id="1031" w:author="Weekend Nguyen" w:date="2017-09-13T20:52:00Z"/>
        </w:trPr>
        <w:tc>
          <w:tcPr>
            <w:tcW w:w="1265" w:type="pct"/>
          </w:tcPr>
          <w:p w:rsidR="00041BBF" w:rsidRPr="005103C6" w:rsidDel="00DB0246" w:rsidRDefault="00041BBF" w:rsidP="00041BBF">
            <w:pPr>
              <w:pStyle w:val="TableHeader"/>
              <w:spacing w:before="0"/>
              <w:rPr>
                <w:ins w:id="1032" w:author="Windows User" w:date="2017-08-27T10:12:00Z"/>
                <w:del w:id="1033" w:author="Weekend Nguyen" w:date="2017-09-13T20:52:00Z"/>
                <w:rFonts w:ascii="Times New Roman" w:hAnsi="Times New Roman" w:cs="Times New Roman"/>
                <w:b w:val="0"/>
                <w:sz w:val="26"/>
                <w:szCs w:val="26"/>
              </w:rPr>
            </w:pPr>
            <w:ins w:id="1034" w:author="Windows User" w:date="2017-08-27T10:12:00Z">
              <w:del w:id="1035" w:author="Weekend Nguyen" w:date="2017-09-13T20:52:00Z">
                <w:r w:rsidRPr="005103C6" w:rsidDel="00DB0246">
                  <w:rPr>
                    <w:rFonts w:ascii="Times New Roman" w:hAnsi="Times New Roman" w:cs="Times New Roman"/>
                    <w:b w:val="0"/>
                    <w:sz w:val="26"/>
                    <w:szCs w:val="26"/>
                  </w:rPr>
                  <w:delText>Tác nhân:</w:delText>
                </w:r>
              </w:del>
            </w:ins>
          </w:p>
        </w:tc>
        <w:tc>
          <w:tcPr>
            <w:tcW w:w="3735" w:type="pct"/>
          </w:tcPr>
          <w:p w:rsidR="00041BBF" w:rsidRPr="00462570" w:rsidDel="00DB0246" w:rsidRDefault="00BC09D2" w:rsidP="00041BBF">
            <w:pPr>
              <w:pStyle w:val="InfoBlue"/>
              <w:spacing w:before="0" w:line="240" w:lineRule="auto"/>
              <w:rPr>
                <w:ins w:id="1036" w:author="Windows User" w:date="2017-08-27T10:12:00Z"/>
                <w:del w:id="1037" w:author="Weekend Nguyen" w:date="2017-09-13T20:52:00Z"/>
                <w:rFonts w:ascii="Times New Roman" w:hAnsi="Times New Roman"/>
                <w:i w:val="0"/>
                <w:color w:val="auto"/>
                <w:sz w:val="26"/>
                <w:szCs w:val="26"/>
                <w:rPrChange w:id="1038" w:author="Weekend Nguyen" w:date="2017-09-13T20:22:00Z">
                  <w:rPr>
                    <w:ins w:id="1039" w:author="Windows User" w:date="2017-08-27T10:12:00Z"/>
                    <w:del w:id="1040" w:author="Weekend Nguyen" w:date="2017-09-13T20:52:00Z"/>
                    <w:rFonts w:ascii="Times New Roman" w:hAnsi="Times New Roman"/>
                    <w:sz w:val="26"/>
                    <w:szCs w:val="26"/>
                  </w:rPr>
                </w:rPrChange>
              </w:rPr>
            </w:pPr>
            <w:ins w:id="1041" w:author="Windows User" w:date="2017-08-27T10:18:00Z">
              <w:del w:id="1042" w:author="Weekend Nguyen" w:date="2017-09-13T20:52:00Z">
                <w:r w:rsidRPr="00462570" w:rsidDel="00DB0246">
                  <w:rPr>
                    <w:rFonts w:ascii="Times New Roman" w:hAnsi="Times New Roman"/>
                    <w:i w:val="0"/>
                    <w:color w:val="auto"/>
                    <w:sz w:val="26"/>
                    <w:szCs w:val="26"/>
                    <w:rPrChange w:id="1043" w:author="Weekend Nguyen" w:date="2017-09-13T20:22:00Z">
                      <w:rPr>
                        <w:rFonts w:ascii="Times New Roman" w:hAnsi="Times New Roman"/>
                        <w:sz w:val="26"/>
                        <w:szCs w:val="26"/>
                      </w:rPr>
                    </w:rPrChange>
                  </w:rPr>
                  <w:delText>Nhân viên quản lý thuốc, nhân viên bán thuốc, nhân viên thống kê.</w:delText>
                </w:r>
              </w:del>
            </w:ins>
          </w:p>
        </w:tc>
      </w:tr>
      <w:tr w:rsidR="00041BBF" w:rsidRPr="005103C6" w:rsidDel="00DB0246" w:rsidTr="00041BBF">
        <w:trPr>
          <w:jc w:val="center"/>
          <w:ins w:id="1044" w:author="Windows User" w:date="2017-08-27T10:12:00Z"/>
          <w:del w:id="1045" w:author="Weekend Nguyen" w:date="2017-09-13T20:52:00Z"/>
        </w:trPr>
        <w:tc>
          <w:tcPr>
            <w:tcW w:w="1265" w:type="pct"/>
          </w:tcPr>
          <w:p w:rsidR="00041BBF" w:rsidRPr="005103C6" w:rsidDel="00DB0246" w:rsidRDefault="00041BBF" w:rsidP="00041BBF">
            <w:pPr>
              <w:pStyle w:val="TableHeader"/>
              <w:spacing w:before="0"/>
              <w:rPr>
                <w:ins w:id="1046" w:author="Windows User" w:date="2017-08-27T10:12:00Z"/>
                <w:del w:id="1047" w:author="Weekend Nguyen" w:date="2017-09-13T20:52:00Z"/>
                <w:rFonts w:ascii="Times New Roman" w:hAnsi="Times New Roman" w:cs="Times New Roman"/>
                <w:b w:val="0"/>
                <w:sz w:val="26"/>
                <w:szCs w:val="26"/>
              </w:rPr>
            </w:pPr>
            <w:ins w:id="1048" w:author="Windows User" w:date="2017-08-27T10:12:00Z">
              <w:del w:id="1049" w:author="Weekend Nguyen" w:date="2017-09-13T20:52:00Z">
                <w:r w:rsidRPr="005103C6" w:rsidDel="00DB0246">
                  <w:rPr>
                    <w:rFonts w:ascii="Times New Roman" w:hAnsi="Times New Roman" w:cs="Times New Roman"/>
                    <w:b w:val="0"/>
                    <w:sz w:val="26"/>
                    <w:szCs w:val="26"/>
                  </w:rPr>
                  <w:delText>Điều kiện trước:</w:delText>
                </w:r>
              </w:del>
            </w:ins>
          </w:p>
        </w:tc>
        <w:tc>
          <w:tcPr>
            <w:tcW w:w="3735" w:type="pct"/>
          </w:tcPr>
          <w:p w:rsidR="00041BBF" w:rsidRPr="00462570" w:rsidDel="00DB0246" w:rsidRDefault="00BC09D2" w:rsidP="00041BBF">
            <w:pPr>
              <w:pStyle w:val="InfoBlue"/>
              <w:spacing w:before="0" w:line="240" w:lineRule="auto"/>
              <w:rPr>
                <w:ins w:id="1050" w:author="Windows User" w:date="2017-08-27T10:12:00Z"/>
                <w:del w:id="1051" w:author="Weekend Nguyen" w:date="2017-09-13T20:52:00Z"/>
                <w:rFonts w:ascii="Times New Roman" w:hAnsi="Times New Roman"/>
                <w:i w:val="0"/>
                <w:color w:val="auto"/>
                <w:sz w:val="26"/>
                <w:szCs w:val="26"/>
                <w:rPrChange w:id="1052" w:author="Weekend Nguyen" w:date="2017-09-13T20:22:00Z">
                  <w:rPr>
                    <w:ins w:id="1053" w:author="Windows User" w:date="2017-08-27T10:12:00Z"/>
                    <w:del w:id="1054" w:author="Weekend Nguyen" w:date="2017-09-13T20:52:00Z"/>
                    <w:rFonts w:ascii="Times New Roman" w:hAnsi="Times New Roman"/>
                    <w:sz w:val="26"/>
                    <w:szCs w:val="26"/>
                  </w:rPr>
                </w:rPrChange>
              </w:rPr>
            </w:pPr>
            <w:ins w:id="1055" w:author="Windows User" w:date="2017-08-27T10:12:00Z">
              <w:del w:id="1056" w:author="Weekend Nguyen" w:date="2017-09-13T20:52:00Z">
                <w:r w:rsidRPr="00462570" w:rsidDel="00DB0246">
                  <w:rPr>
                    <w:rFonts w:ascii="Times New Roman" w:hAnsi="Times New Roman"/>
                    <w:i w:val="0"/>
                    <w:color w:val="auto"/>
                    <w:sz w:val="26"/>
                    <w:szCs w:val="26"/>
                    <w:rPrChange w:id="1057" w:author="Weekend Nguyen" w:date="2017-09-13T20:22:00Z">
                      <w:rPr>
                        <w:rFonts w:ascii="Times New Roman" w:hAnsi="Times New Roman"/>
                        <w:sz w:val="26"/>
                        <w:szCs w:val="26"/>
                      </w:rPr>
                    </w:rPrChange>
                  </w:rPr>
                  <w:delText xml:space="preserve">Nhân viên đăng nhập </w:delText>
                </w:r>
              </w:del>
            </w:ins>
            <w:ins w:id="1058" w:author="Windows User" w:date="2017-08-27T10:18:00Z">
              <w:del w:id="1059" w:author="Weekend Nguyen" w:date="2017-09-13T20:52:00Z">
                <w:r w:rsidRPr="00462570" w:rsidDel="00DB0246">
                  <w:rPr>
                    <w:rFonts w:ascii="Times New Roman" w:hAnsi="Times New Roman"/>
                    <w:i w:val="0"/>
                    <w:color w:val="auto"/>
                    <w:sz w:val="26"/>
                    <w:szCs w:val="26"/>
                    <w:rPrChange w:id="1060" w:author="Weekend Nguyen" w:date="2017-09-13T20:22:00Z">
                      <w:rPr>
                        <w:rFonts w:ascii="Times New Roman" w:hAnsi="Times New Roman"/>
                        <w:sz w:val="26"/>
                        <w:szCs w:val="26"/>
                      </w:rPr>
                    </w:rPrChange>
                  </w:rPr>
                  <w:delText>thành công</w:delText>
                </w:r>
              </w:del>
            </w:ins>
            <w:ins w:id="1061" w:author="Windows User" w:date="2017-08-27T10:12:00Z">
              <w:del w:id="1062" w:author="Weekend Nguyen" w:date="2017-09-13T20:52:00Z">
                <w:r w:rsidR="00041BBF" w:rsidRPr="00462570" w:rsidDel="00DB0246">
                  <w:rPr>
                    <w:rFonts w:ascii="Times New Roman" w:hAnsi="Times New Roman"/>
                    <w:i w:val="0"/>
                    <w:color w:val="auto"/>
                    <w:sz w:val="26"/>
                    <w:szCs w:val="26"/>
                    <w:rPrChange w:id="1063" w:author="Weekend Nguyen" w:date="2017-09-13T20:22:00Z">
                      <w:rPr>
                        <w:rFonts w:ascii="Times New Roman" w:hAnsi="Times New Roman"/>
                        <w:sz w:val="26"/>
                        <w:szCs w:val="26"/>
                      </w:rPr>
                    </w:rPrChange>
                  </w:rPr>
                  <w:delText>.</w:delText>
                </w:r>
              </w:del>
            </w:ins>
          </w:p>
        </w:tc>
      </w:tr>
      <w:tr w:rsidR="00041BBF" w:rsidRPr="005103C6" w:rsidDel="00DB0246" w:rsidTr="00041BBF">
        <w:trPr>
          <w:jc w:val="center"/>
          <w:ins w:id="1064" w:author="Windows User" w:date="2017-08-27T10:12:00Z"/>
          <w:del w:id="1065" w:author="Weekend Nguyen" w:date="2017-09-13T20:52:00Z"/>
        </w:trPr>
        <w:tc>
          <w:tcPr>
            <w:tcW w:w="1265" w:type="pct"/>
          </w:tcPr>
          <w:p w:rsidR="00041BBF" w:rsidRPr="005103C6" w:rsidDel="00DB0246" w:rsidRDefault="00041BBF" w:rsidP="00041BBF">
            <w:pPr>
              <w:pStyle w:val="TableHeader"/>
              <w:spacing w:before="0"/>
              <w:rPr>
                <w:ins w:id="1066" w:author="Windows User" w:date="2017-08-27T10:12:00Z"/>
                <w:del w:id="1067" w:author="Weekend Nguyen" w:date="2017-09-13T20:52:00Z"/>
                <w:rFonts w:ascii="Times New Roman" w:hAnsi="Times New Roman" w:cs="Times New Roman"/>
                <w:b w:val="0"/>
                <w:sz w:val="26"/>
                <w:szCs w:val="26"/>
              </w:rPr>
            </w:pPr>
            <w:ins w:id="1068" w:author="Windows User" w:date="2017-08-27T10:12:00Z">
              <w:del w:id="1069" w:author="Weekend Nguyen" w:date="2017-09-13T20:52:00Z">
                <w:r w:rsidRPr="005103C6" w:rsidDel="00DB0246">
                  <w:rPr>
                    <w:rFonts w:ascii="Times New Roman" w:hAnsi="Times New Roman" w:cs="Times New Roman"/>
                    <w:b w:val="0"/>
                    <w:sz w:val="26"/>
                    <w:szCs w:val="26"/>
                  </w:rPr>
                  <w:delText>Điều kiện sau:</w:delText>
                </w:r>
              </w:del>
            </w:ins>
          </w:p>
        </w:tc>
        <w:tc>
          <w:tcPr>
            <w:tcW w:w="3735" w:type="pct"/>
          </w:tcPr>
          <w:p w:rsidR="00041BBF" w:rsidRPr="00462570" w:rsidDel="00DB0246" w:rsidRDefault="00BC09D2" w:rsidP="00041BBF">
            <w:pPr>
              <w:pStyle w:val="InfoBlue"/>
              <w:spacing w:before="0" w:line="240" w:lineRule="auto"/>
              <w:rPr>
                <w:ins w:id="1070" w:author="Windows User" w:date="2017-08-27T10:12:00Z"/>
                <w:del w:id="1071" w:author="Weekend Nguyen" w:date="2017-09-13T20:52:00Z"/>
                <w:rFonts w:ascii="Times New Roman" w:hAnsi="Times New Roman"/>
                <w:i w:val="0"/>
                <w:color w:val="auto"/>
                <w:sz w:val="26"/>
                <w:szCs w:val="26"/>
                <w:rPrChange w:id="1072" w:author="Weekend Nguyen" w:date="2017-09-13T20:22:00Z">
                  <w:rPr>
                    <w:ins w:id="1073" w:author="Windows User" w:date="2017-08-27T10:12:00Z"/>
                    <w:del w:id="1074" w:author="Weekend Nguyen" w:date="2017-09-13T20:52:00Z"/>
                    <w:rFonts w:ascii="Times New Roman" w:hAnsi="Times New Roman"/>
                    <w:sz w:val="26"/>
                    <w:szCs w:val="26"/>
                  </w:rPr>
                </w:rPrChange>
              </w:rPr>
            </w:pPr>
            <w:ins w:id="1075" w:author="Windows User" w:date="2017-08-27T10:12:00Z">
              <w:del w:id="1076" w:author="Weekend Nguyen" w:date="2017-09-13T20:52:00Z">
                <w:r w:rsidRPr="00462570" w:rsidDel="00DB0246">
                  <w:rPr>
                    <w:rFonts w:ascii="Times New Roman" w:hAnsi="Times New Roman"/>
                    <w:i w:val="0"/>
                    <w:color w:val="auto"/>
                    <w:sz w:val="26"/>
                    <w:szCs w:val="26"/>
                    <w:rPrChange w:id="1077" w:author="Weekend Nguyen" w:date="2017-09-13T20:22:00Z">
                      <w:rPr>
                        <w:rFonts w:ascii="Times New Roman" w:hAnsi="Times New Roman"/>
                        <w:sz w:val="26"/>
                        <w:szCs w:val="26"/>
                      </w:rPr>
                    </w:rPrChange>
                  </w:rPr>
                  <w:delText>Có được thông tin thuốc</w:delText>
                </w:r>
                <w:r w:rsidR="00041BBF" w:rsidRPr="00462570" w:rsidDel="00DB0246">
                  <w:rPr>
                    <w:rFonts w:ascii="Times New Roman" w:hAnsi="Times New Roman"/>
                    <w:i w:val="0"/>
                    <w:color w:val="auto"/>
                    <w:sz w:val="26"/>
                    <w:szCs w:val="26"/>
                    <w:rPrChange w:id="1078" w:author="Weekend Nguyen" w:date="2017-09-13T20:22:00Z">
                      <w:rPr>
                        <w:rFonts w:ascii="Times New Roman" w:hAnsi="Times New Roman"/>
                        <w:sz w:val="26"/>
                        <w:szCs w:val="26"/>
                      </w:rPr>
                    </w:rPrChange>
                  </w:rPr>
                  <w:delText>.</w:delText>
                </w:r>
              </w:del>
            </w:ins>
          </w:p>
        </w:tc>
      </w:tr>
      <w:tr w:rsidR="00041BBF" w:rsidRPr="005103C6" w:rsidDel="00DB0246" w:rsidTr="00041BBF">
        <w:trPr>
          <w:jc w:val="center"/>
          <w:ins w:id="1079" w:author="Windows User" w:date="2017-08-27T10:12:00Z"/>
          <w:del w:id="1080" w:author="Weekend Nguyen" w:date="2017-09-13T20:52:00Z"/>
        </w:trPr>
        <w:tc>
          <w:tcPr>
            <w:tcW w:w="1265" w:type="pct"/>
          </w:tcPr>
          <w:p w:rsidR="00041BBF" w:rsidRPr="005103C6" w:rsidDel="00DB0246" w:rsidRDefault="00041BBF" w:rsidP="00041BBF">
            <w:pPr>
              <w:pStyle w:val="TableHeader"/>
              <w:spacing w:before="0"/>
              <w:rPr>
                <w:ins w:id="1081" w:author="Windows User" w:date="2017-08-27T10:12:00Z"/>
                <w:del w:id="1082" w:author="Weekend Nguyen" w:date="2017-09-13T20:52:00Z"/>
                <w:rFonts w:ascii="Times New Roman" w:hAnsi="Times New Roman" w:cs="Times New Roman"/>
                <w:b w:val="0"/>
                <w:sz w:val="26"/>
                <w:szCs w:val="26"/>
              </w:rPr>
            </w:pPr>
            <w:ins w:id="1083" w:author="Windows User" w:date="2017-08-27T10:12:00Z">
              <w:del w:id="1084" w:author="Weekend Nguyen" w:date="2017-09-13T20:52:00Z">
                <w:r w:rsidRPr="005103C6" w:rsidDel="00DB0246">
                  <w:rPr>
                    <w:rFonts w:ascii="Times New Roman" w:hAnsi="Times New Roman" w:cs="Times New Roman"/>
                    <w:b w:val="0"/>
                    <w:sz w:val="26"/>
                    <w:szCs w:val="26"/>
                  </w:rPr>
                  <w:delText>Luồng sự kiện chính (Basic flows)</w:delText>
                </w:r>
              </w:del>
            </w:ins>
          </w:p>
        </w:tc>
        <w:tc>
          <w:tcPr>
            <w:tcW w:w="3735" w:type="pct"/>
          </w:tcPr>
          <w:p w:rsidR="00041BBF" w:rsidRPr="00462570" w:rsidDel="00DB0246" w:rsidRDefault="00BC09D2">
            <w:pPr>
              <w:pStyle w:val="InfoBlue"/>
              <w:numPr>
                <w:ilvl w:val="0"/>
                <w:numId w:val="21"/>
              </w:numPr>
              <w:spacing w:before="0" w:line="240" w:lineRule="auto"/>
              <w:rPr>
                <w:ins w:id="1085" w:author="Windows User" w:date="2017-08-27T10:20:00Z"/>
                <w:del w:id="1086" w:author="Weekend Nguyen" w:date="2017-09-13T20:52:00Z"/>
                <w:rFonts w:ascii="Times New Roman" w:hAnsi="Times New Roman"/>
                <w:i w:val="0"/>
                <w:color w:val="auto"/>
                <w:sz w:val="26"/>
                <w:szCs w:val="26"/>
                <w:rPrChange w:id="1087" w:author="Weekend Nguyen" w:date="2017-09-13T20:22:00Z">
                  <w:rPr>
                    <w:ins w:id="1088" w:author="Windows User" w:date="2017-08-27T10:20:00Z"/>
                    <w:del w:id="1089" w:author="Weekend Nguyen" w:date="2017-09-13T20:52:00Z"/>
                    <w:rFonts w:ascii="Times New Roman" w:hAnsi="Times New Roman"/>
                    <w:sz w:val="26"/>
                    <w:szCs w:val="26"/>
                  </w:rPr>
                </w:rPrChange>
              </w:rPr>
              <w:pPrChange w:id="1090" w:author="Windows User" w:date="2017-08-27T10:20:00Z">
                <w:pPr>
                  <w:pStyle w:val="InfoBlue"/>
                  <w:spacing w:before="0" w:line="240" w:lineRule="auto"/>
                </w:pPr>
              </w:pPrChange>
            </w:pPr>
            <w:ins w:id="1091" w:author="Windows User" w:date="2017-08-27T10:20:00Z">
              <w:del w:id="1092" w:author="Weekend Nguyen" w:date="2017-09-13T20:52:00Z">
                <w:r w:rsidRPr="00462570" w:rsidDel="00DB0246">
                  <w:rPr>
                    <w:rFonts w:ascii="Times New Roman" w:hAnsi="Times New Roman"/>
                    <w:i w:val="0"/>
                    <w:color w:val="auto"/>
                    <w:sz w:val="26"/>
                    <w:szCs w:val="26"/>
                    <w:rPrChange w:id="1093" w:author="Weekend Nguyen" w:date="2017-09-13T20:22:00Z">
                      <w:rPr>
                        <w:rFonts w:ascii="Times New Roman" w:hAnsi="Times New Roman"/>
                        <w:sz w:val="26"/>
                        <w:szCs w:val="26"/>
                      </w:rPr>
                    </w:rPrChange>
                  </w:rPr>
                  <w:delText>Nhân viên chọn chức năng tìm kiếm thuốc.</w:delText>
                </w:r>
              </w:del>
            </w:ins>
          </w:p>
          <w:p w:rsidR="00BC09D2" w:rsidRPr="00462570" w:rsidDel="00DB0246" w:rsidRDefault="00AF7837">
            <w:pPr>
              <w:pStyle w:val="InfoBlue"/>
              <w:numPr>
                <w:ilvl w:val="0"/>
                <w:numId w:val="21"/>
              </w:numPr>
              <w:spacing w:before="0" w:line="240" w:lineRule="auto"/>
              <w:rPr>
                <w:ins w:id="1094" w:author="Windows User" w:date="2017-08-27T10:20:00Z"/>
                <w:del w:id="1095" w:author="Weekend Nguyen" w:date="2017-09-13T20:52:00Z"/>
                <w:rFonts w:ascii="Times New Roman" w:hAnsi="Times New Roman"/>
                <w:i w:val="0"/>
                <w:color w:val="auto"/>
                <w:sz w:val="26"/>
                <w:szCs w:val="26"/>
                <w:rPrChange w:id="1096" w:author="Weekend Nguyen" w:date="2017-09-13T20:22:00Z">
                  <w:rPr>
                    <w:ins w:id="1097" w:author="Windows User" w:date="2017-08-27T10:20:00Z"/>
                    <w:del w:id="1098" w:author="Weekend Nguyen" w:date="2017-09-13T20:52:00Z"/>
                    <w:rFonts w:ascii="Times New Roman" w:hAnsi="Times New Roman"/>
                    <w:sz w:val="26"/>
                    <w:szCs w:val="26"/>
                  </w:rPr>
                </w:rPrChange>
              </w:rPr>
              <w:pPrChange w:id="1099" w:author="Windows User" w:date="2017-08-27T10:20:00Z">
                <w:pPr>
                  <w:pStyle w:val="InfoBlue"/>
                  <w:spacing w:before="0" w:line="240" w:lineRule="auto"/>
                </w:pPr>
              </w:pPrChange>
            </w:pPr>
            <w:ins w:id="1100" w:author="Windows User" w:date="2017-08-27T10:20:00Z">
              <w:del w:id="1101" w:author="Weekend Nguyen" w:date="2017-09-13T20:52:00Z">
                <w:r w:rsidRPr="00462570" w:rsidDel="00DB0246">
                  <w:rPr>
                    <w:rFonts w:ascii="Times New Roman" w:hAnsi="Times New Roman"/>
                    <w:i w:val="0"/>
                    <w:color w:val="auto"/>
                    <w:sz w:val="26"/>
                    <w:szCs w:val="26"/>
                    <w:rPrChange w:id="1102" w:author="Weekend Nguyen" w:date="2017-09-13T20:22:00Z">
                      <w:rPr>
                        <w:rFonts w:ascii="Times New Roman" w:hAnsi="Times New Roman"/>
                        <w:sz w:val="26"/>
                        <w:szCs w:val="26"/>
                      </w:rPr>
                    </w:rPrChange>
                  </w:rPr>
                  <w:delText>Hệ</w:delText>
                </w:r>
                <w:r w:rsidR="00BC09D2" w:rsidRPr="00462570" w:rsidDel="00DB0246">
                  <w:rPr>
                    <w:rFonts w:ascii="Times New Roman" w:hAnsi="Times New Roman"/>
                    <w:i w:val="0"/>
                    <w:color w:val="auto"/>
                    <w:sz w:val="26"/>
                    <w:szCs w:val="26"/>
                    <w:rPrChange w:id="1103" w:author="Weekend Nguyen" w:date="2017-09-13T20:22:00Z">
                      <w:rPr>
                        <w:rFonts w:ascii="Times New Roman" w:hAnsi="Times New Roman"/>
                        <w:sz w:val="26"/>
                        <w:szCs w:val="26"/>
                      </w:rPr>
                    </w:rPrChange>
                  </w:rPr>
                  <w:delText xml:space="preserve"> thống hiển thị giao diện tìm kiếm.</w:delText>
                </w:r>
              </w:del>
            </w:ins>
          </w:p>
          <w:p w:rsidR="00BC09D2" w:rsidRPr="00462570" w:rsidDel="00DB0246" w:rsidRDefault="00BC09D2">
            <w:pPr>
              <w:pStyle w:val="InfoBlue"/>
              <w:numPr>
                <w:ilvl w:val="0"/>
                <w:numId w:val="21"/>
              </w:numPr>
              <w:spacing w:before="0" w:line="240" w:lineRule="auto"/>
              <w:rPr>
                <w:ins w:id="1104" w:author="Windows User" w:date="2017-08-27T10:25:00Z"/>
                <w:del w:id="1105" w:author="Weekend Nguyen" w:date="2017-09-13T20:52:00Z"/>
                <w:rFonts w:ascii="Times New Roman" w:hAnsi="Times New Roman"/>
                <w:i w:val="0"/>
                <w:color w:val="auto"/>
                <w:sz w:val="26"/>
                <w:szCs w:val="26"/>
                <w:rPrChange w:id="1106" w:author="Weekend Nguyen" w:date="2017-09-13T20:22:00Z">
                  <w:rPr>
                    <w:ins w:id="1107" w:author="Windows User" w:date="2017-08-27T10:25:00Z"/>
                    <w:del w:id="1108" w:author="Weekend Nguyen" w:date="2017-09-13T20:52:00Z"/>
                    <w:rFonts w:ascii="Times New Roman" w:hAnsi="Times New Roman"/>
                    <w:sz w:val="26"/>
                    <w:szCs w:val="26"/>
                  </w:rPr>
                </w:rPrChange>
              </w:rPr>
              <w:pPrChange w:id="1109" w:author="Windows User" w:date="2017-08-27T10:20:00Z">
                <w:pPr>
                  <w:pStyle w:val="InfoBlue"/>
                  <w:spacing w:before="0" w:line="240" w:lineRule="auto"/>
                </w:pPr>
              </w:pPrChange>
            </w:pPr>
            <w:ins w:id="1110" w:author="Windows User" w:date="2017-08-27T10:20:00Z">
              <w:del w:id="1111" w:author="Weekend Nguyen" w:date="2017-09-13T20:52:00Z">
                <w:r w:rsidRPr="00462570" w:rsidDel="00DB0246">
                  <w:rPr>
                    <w:rFonts w:ascii="Times New Roman" w:hAnsi="Times New Roman"/>
                    <w:i w:val="0"/>
                    <w:color w:val="auto"/>
                    <w:sz w:val="26"/>
                    <w:szCs w:val="26"/>
                    <w:rPrChange w:id="1112" w:author="Weekend Nguyen" w:date="2017-09-13T20:22:00Z">
                      <w:rPr>
                        <w:rFonts w:ascii="Times New Roman" w:hAnsi="Times New Roman"/>
                        <w:sz w:val="26"/>
                        <w:szCs w:val="26"/>
                      </w:rPr>
                    </w:rPrChange>
                  </w:rPr>
                  <w:delText>Nhân viên nhập thông tin loại thuốc cần</w:delText>
                </w:r>
              </w:del>
            </w:ins>
            <w:ins w:id="1113" w:author="Windows User" w:date="2017-08-27T10:23:00Z">
              <w:del w:id="1114" w:author="Weekend Nguyen" w:date="2017-09-13T20:52:00Z">
                <w:r w:rsidRPr="00462570" w:rsidDel="00DB0246">
                  <w:rPr>
                    <w:rFonts w:ascii="Times New Roman" w:hAnsi="Times New Roman"/>
                    <w:i w:val="0"/>
                    <w:color w:val="auto"/>
                    <w:sz w:val="26"/>
                    <w:szCs w:val="26"/>
                    <w:rPrChange w:id="1115" w:author="Weekend Nguyen" w:date="2017-09-13T20:22:00Z">
                      <w:rPr>
                        <w:rFonts w:ascii="Times New Roman" w:hAnsi="Times New Roman"/>
                        <w:sz w:val="26"/>
                        <w:szCs w:val="26"/>
                      </w:rPr>
                    </w:rPrChange>
                  </w:rPr>
                  <w:delText xml:space="preserve"> tìm(</w:delText>
                </w:r>
              </w:del>
            </w:ins>
            <w:ins w:id="1116" w:author="Windows User" w:date="2017-08-27T10:25:00Z">
              <w:del w:id="1117" w:author="Weekend Nguyen" w:date="2017-09-13T20:52:00Z">
                <w:r w:rsidRPr="00462570" w:rsidDel="00DB0246">
                  <w:rPr>
                    <w:rFonts w:ascii="Times New Roman" w:hAnsi="Times New Roman"/>
                    <w:i w:val="0"/>
                    <w:color w:val="auto"/>
                    <w:sz w:val="26"/>
                    <w:szCs w:val="26"/>
                    <w:rPrChange w:id="1118" w:author="Weekend Nguyen" w:date="2017-09-13T20:22:00Z">
                      <w:rPr>
                        <w:rFonts w:ascii="Times New Roman" w:hAnsi="Times New Roman"/>
                        <w:sz w:val="26"/>
                        <w:szCs w:val="26"/>
                      </w:rPr>
                    </w:rPrChange>
                  </w:rPr>
                  <w:delText xml:space="preserve">tên thuốc, mã thuốc… </w:delText>
                </w:r>
              </w:del>
            </w:ins>
            <w:ins w:id="1119" w:author="Windows User" w:date="2017-08-27T10:23:00Z">
              <w:del w:id="1120" w:author="Weekend Nguyen" w:date="2017-09-13T20:52:00Z">
                <w:r w:rsidRPr="00462570" w:rsidDel="00DB0246">
                  <w:rPr>
                    <w:rFonts w:ascii="Times New Roman" w:hAnsi="Times New Roman"/>
                    <w:i w:val="0"/>
                    <w:color w:val="auto"/>
                    <w:sz w:val="26"/>
                    <w:szCs w:val="26"/>
                    <w:rPrChange w:id="1121" w:author="Weekend Nguyen" w:date="2017-09-13T20:22:00Z">
                      <w:rPr>
                        <w:rFonts w:ascii="Times New Roman" w:hAnsi="Times New Roman"/>
                        <w:sz w:val="26"/>
                        <w:szCs w:val="26"/>
                      </w:rPr>
                    </w:rPrChange>
                  </w:rPr>
                  <w:delText>)</w:delText>
                </w:r>
              </w:del>
            </w:ins>
            <w:ins w:id="1122" w:author="Windows User" w:date="2017-08-27T10:25:00Z">
              <w:del w:id="1123" w:author="Weekend Nguyen" w:date="2017-09-13T20:52:00Z">
                <w:r w:rsidRPr="00462570" w:rsidDel="00DB0246">
                  <w:rPr>
                    <w:rFonts w:ascii="Times New Roman" w:hAnsi="Times New Roman"/>
                    <w:i w:val="0"/>
                    <w:color w:val="auto"/>
                    <w:sz w:val="26"/>
                    <w:szCs w:val="26"/>
                    <w:rPrChange w:id="1124" w:author="Weekend Nguyen" w:date="2017-09-13T20:22:00Z">
                      <w:rPr>
                        <w:rFonts w:ascii="Times New Roman" w:hAnsi="Times New Roman"/>
                        <w:sz w:val="26"/>
                        <w:szCs w:val="26"/>
                      </w:rPr>
                    </w:rPrChange>
                  </w:rPr>
                  <w:delText>.</w:delText>
                </w:r>
              </w:del>
            </w:ins>
          </w:p>
          <w:p w:rsidR="00BC09D2" w:rsidRPr="00462570" w:rsidDel="00DB0246" w:rsidRDefault="00BC09D2">
            <w:pPr>
              <w:pStyle w:val="InfoBlue"/>
              <w:numPr>
                <w:ilvl w:val="0"/>
                <w:numId w:val="21"/>
              </w:numPr>
              <w:spacing w:before="0" w:line="240" w:lineRule="auto"/>
              <w:rPr>
                <w:ins w:id="1125" w:author="Windows User" w:date="2017-08-27T10:27:00Z"/>
                <w:del w:id="1126" w:author="Weekend Nguyen" w:date="2017-09-13T20:52:00Z"/>
                <w:rFonts w:ascii="Times New Roman" w:hAnsi="Times New Roman"/>
                <w:i w:val="0"/>
                <w:color w:val="auto"/>
                <w:sz w:val="26"/>
                <w:szCs w:val="26"/>
                <w:rPrChange w:id="1127" w:author="Weekend Nguyen" w:date="2017-09-13T20:22:00Z">
                  <w:rPr>
                    <w:ins w:id="1128" w:author="Windows User" w:date="2017-08-27T10:27:00Z"/>
                    <w:del w:id="1129" w:author="Weekend Nguyen" w:date="2017-09-13T20:52:00Z"/>
                    <w:rFonts w:ascii="Times New Roman" w:hAnsi="Times New Roman"/>
                    <w:sz w:val="26"/>
                    <w:szCs w:val="26"/>
                  </w:rPr>
                </w:rPrChange>
              </w:rPr>
              <w:pPrChange w:id="1130" w:author="Windows User" w:date="2017-08-27T10:27:00Z">
                <w:pPr>
                  <w:pStyle w:val="InfoBlue"/>
                  <w:spacing w:before="0" w:line="240" w:lineRule="auto"/>
                </w:pPr>
              </w:pPrChange>
            </w:pPr>
            <w:ins w:id="1131" w:author="Windows User" w:date="2017-08-27T10:25:00Z">
              <w:del w:id="1132" w:author="Weekend Nguyen" w:date="2017-09-13T20:52:00Z">
                <w:r w:rsidRPr="00462570" w:rsidDel="00DB0246">
                  <w:rPr>
                    <w:rFonts w:ascii="Times New Roman" w:hAnsi="Times New Roman"/>
                    <w:i w:val="0"/>
                    <w:color w:val="auto"/>
                    <w:sz w:val="26"/>
                    <w:szCs w:val="26"/>
                    <w:rPrChange w:id="1133" w:author="Weekend Nguyen" w:date="2017-09-13T20:22:00Z">
                      <w:rPr>
                        <w:rFonts w:ascii="Times New Roman" w:hAnsi="Times New Roman"/>
                        <w:sz w:val="26"/>
                        <w:szCs w:val="26"/>
                      </w:rPr>
                    </w:rPrChange>
                  </w:rPr>
                  <w:delText>Hệ thống tìm kiếm thuốc trong kho dữ liệu</w:delText>
                </w:r>
              </w:del>
            </w:ins>
            <w:ins w:id="1134" w:author="Windows User" w:date="2017-08-27T10:27:00Z">
              <w:del w:id="1135" w:author="Weekend Nguyen" w:date="2017-09-13T20:52:00Z">
                <w:r w:rsidR="00864D54" w:rsidRPr="00462570" w:rsidDel="00DB0246">
                  <w:rPr>
                    <w:rFonts w:ascii="Times New Roman" w:hAnsi="Times New Roman"/>
                    <w:i w:val="0"/>
                    <w:color w:val="auto"/>
                    <w:sz w:val="26"/>
                    <w:szCs w:val="26"/>
                    <w:rPrChange w:id="1136" w:author="Weekend Nguyen" w:date="2017-09-13T20:22:00Z">
                      <w:rPr>
                        <w:rFonts w:ascii="Times New Roman" w:hAnsi="Times New Roman"/>
                        <w:sz w:val="26"/>
                        <w:szCs w:val="26"/>
                      </w:rPr>
                    </w:rPrChange>
                  </w:rPr>
                  <w:delText>(thành công)</w:delText>
                </w:r>
              </w:del>
            </w:ins>
            <w:ins w:id="1137" w:author="Windows User" w:date="2017-08-27T10:25:00Z">
              <w:del w:id="1138" w:author="Weekend Nguyen" w:date="2017-09-13T20:52:00Z">
                <w:r w:rsidRPr="00462570" w:rsidDel="00DB0246">
                  <w:rPr>
                    <w:rFonts w:ascii="Times New Roman" w:hAnsi="Times New Roman"/>
                    <w:i w:val="0"/>
                    <w:color w:val="auto"/>
                    <w:sz w:val="26"/>
                    <w:szCs w:val="26"/>
                    <w:rPrChange w:id="1139" w:author="Weekend Nguyen" w:date="2017-09-13T20:22:00Z">
                      <w:rPr>
                        <w:rFonts w:ascii="Times New Roman" w:hAnsi="Times New Roman"/>
                        <w:sz w:val="26"/>
                        <w:szCs w:val="26"/>
                      </w:rPr>
                    </w:rPrChange>
                  </w:rPr>
                  <w:delText>.</w:delText>
                </w:r>
              </w:del>
            </w:ins>
          </w:p>
          <w:p w:rsidR="00864D54" w:rsidRPr="00462570" w:rsidDel="00DB0246" w:rsidRDefault="00864D54">
            <w:pPr>
              <w:pStyle w:val="InfoBlue"/>
              <w:numPr>
                <w:ilvl w:val="0"/>
                <w:numId w:val="21"/>
              </w:numPr>
              <w:spacing w:before="0" w:line="240" w:lineRule="auto"/>
              <w:rPr>
                <w:ins w:id="1140" w:author="Windows User" w:date="2017-08-27T10:12:00Z"/>
                <w:del w:id="1141" w:author="Weekend Nguyen" w:date="2017-09-13T20:52:00Z"/>
                <w:rFonts w:ascii="Times New Roman" w:hAnsi="Times New Roman"/>
                <w:i w:val="0"/>
                <w:color w:val="auto"/>
                <w:sz w:val="26"/>
                <w:szCs w:val="26"/>
                <w:rPrChange w:id="1142" w:author="Weekend Nguyen" w:date="2017-09-13T20:22:00Z">
                  <w:rPr>
                    <w:ins w:id="1143" w:author="Windows User" w:date="2017-08-27T10:12:00Z"/>
                    <w:del w:id="1144" w:author="Weekend Nguyen" w:date="2017-09-13T20:52:00Z"/>
                    <w:rFonts w:ascii="Times New Roman" w:hAnsi="Times New Roman"/>
                    <w:sz w:val="26"/>
                    <w:szCs w:val="26"/>
                  </w:rPr>
                </w:rPrChange>
              </w:rPr>
              <w:pPrChange w:id="1145" w:author="Windows User" w:date="2017-08-27T10:27:00Z">
                <w:pPr>
                  <w:pStyle w:val="InfoBlue"/>
                  <w:spacing w:before="0" w:line="240" w:lineRule="auto"/>
                </w:pPr>
              </w:pPrChange>
            </w:pPr>
            <w:ins w:id="1146" w:author="Windows User" w:date="2017-08-27T10:27:00Z">
              <w:del w:id="1147" w:author="Weekend Nguyen" w:date="2017-09-13T20:52:00Z">
                <w:r w:rsidRPr="00462570" w:rsidDel="00DB0246">
                  <w:rPr>
                    <w:rFonts w:ascii="Times New Roman" w:hAnsi="Times New Roman"/>
                    <w:i w:val="0"/>
                    <w:color w:val="auto"/>
                    <w:sz w:val="26"/>
                    <w:szCs w:val="26"/>
                    <w:rPrChange w:id="1148" w:author="Weekend Nguyen" w:date="2017-09-13T20:22:00Z">
                      <w:rPr>
                        <w:rFonts w:ascii="Times New Roman" w:hAnsi="Times New Roman"/>
                        <w:sz w:val="26"/>
                        <w:szCs w:val="26"/>
                      </w:rPr>
                    </w:rPrChange>
                  </w:rPr>
                  <w:delText>Hệ thống hiển thị thông tin thuốc vừa tìm.</w:delText>
                </w:r>
              </w:del>
            </w:ins>
          </w:p>
        </w:tc>
      </w:tr>
      <w:tr w:rsidR="00041BBF" w:rsidRPr="005103C6" w:rsidDel="00DB0246" w:rsidTr="00041BBF">
        <w:trPr>
          <w:jc w:val="center"/>
          <w:ins w:id="1149" w:author="Windows User" w:date="2017-08-27T10:12:00Z"/>
          <w:del w:id="1150" w:author="Weekend Nguyen" w:date="2017-09-13T20:52:00Z"/>
        </w:trPr>
        <w:tc>
          <w:tcPr>
            <w:tcW w:w="1265" w:type="pct"/>
          </w:tcPr>
          <w:p w:rsidR="00041BBF" w:rsidRPr="005103C6" w:rsidDel="00DB0246" w:rsidRDefault="00041BBF" w:rsidP="00041BBF">
            <w:pPr>
              <w:pStyle w:val="TableHeader"/>
              <w:spacing w:before="0"/>
              <w:rPr>
                <w:ins w:id="1151" w:author="Windows User" w:date="2017-08-27T10:12:00Z"/>
                <w:del w:id="1152" w:author="Weekend Nguyen" w:date="2017-09-13T20:52:00Z"/>
                <w:rFonts w:ascii="Times New Roman" w:hAnsi="Times New Roman" w:cs="Times New Roman"/>
                <w:b w:val="0"/>
                <w:sz w:val="26"/>
                <w:szCs w:val="26"/>
              </w:rPr>
            </w:pPr>
            <w:ins w:id="1153" w:author="Windows User" w:date="2017-08-27T10:12:00Z">
              <w:del w:id="1154" w:author="Weekend Nguyen" w:date="2017-09-13T20:52:00Z">
                <w:r w:rsidRPr="005103C6" w:rsidDel="00DB0246">
                  <w:rPr>
                    <w:rFonts w:ascii="Times New Roman" w:hAnsi="Times New Roman" w:cs="Times New Roman"/>
                    <w:b w:val="0"/>
                    <w:sz w:val="26"/>
                    <w:szCs w:val="26"/>
                  </w:rPr>
                  <w:delText>Luồng sự kiện phụ (Alternative Flows):</w:delText>
                </w:r>
              </w:del>
            </w:ins>
          </w:p>
        </w:tc>
        <w:tc>
          <w:tcPr>
            <w:tcW w:w="3735" w:type="pct"/>
          </w:tcPr>
          <w:p w:rsidR="00041BBF" w:rsidRPr="00462570" w:rsidDel="00DB0246" w:rsidRDefault="00AF7837" w:rsidP="00041BBF">
            <w:pPr>
              <w:pStyle w:val="InfoBlue"/>
              <w:spacing w:before="0" w:line="240" w:lineRule="auto"/>
              <w:rPr>
                <w:ins w:id="1155" w:author="Windows User" w:date="2017-08-27T10:29:00Z"/>
                <w:del w:id="1156" w:author="Weekend Nguyen" w:date="2017-09-13T20:52:00Z"/>
                <w:rFonts w:ascii="Times New Roman" w:hAnsi="Times New Roman"/>
                <w:i w:val="0"/>
                <w:color w:val="auto"/>
                <w:sz w:val="26"/>
                <w:szCs w:val="26"/>
                <w:rPrChange w:id="1157" w:author="Weekend Nguyen" w:date="2017-09-13T20:22:00Z">
                  <w:rPr>
                    <w:ins w:id="1158" w:author="Windows User" w:date="2017-08-27T10:29:00Z"/>
                    <w:del w:id="1159" w:author="Weekend Nguyen" w:date="2017-09-13T20:52:00Z"/>
                    <w:rFonts w:ascii="Times New Roman" w:hAnsi="Times New Roman"/>
                    <w:sz w:val="26"/>
                    <w:szCs w:val="26"/>
                  </w:rPr>
                </w:rPrChange>
              </w:rPr>
            </w:pPr>
            <w:ins w:id="1160" w:author="Windows User" w:date="2017-08-27T10:29:00Z">
              <w:del w:id="1161" w:author="Weekend Nguyen" w:date="2017-09-13T20:52:00Z">
                <w:r w:rsidRPr="00462570" w:rsidDel="00DB0246">
                  <w:rPr>
                    <w:rFonts w:ascii="Times New Roman" w:hAnsi="Times New Roman"/>
                    <w:i w:val="0"/>
                    <w:color w:val="auto"/>
                    <w:sz w:val="26"/>
                    <w:szCs w:val="26"/>
                    <w:rPrChange w:id="1162" w:author="Weekend Nguyen" w:date="2017-09-13T20:22:00Z">
                      <w:rPr>
                        <w:rFonts w:ascii="Times New Roman" w:hAnsi="Times New Roman"/>
                        <w:sz w:val="26"/>
                        <w:szCs w:val="26"/>
                      </w:rPr>
                    </w:rPrChange>
                  </w:rPr>
                  <w:delText>-Luồng sự kiện 1.</w:delText>
                </w:r>
              </w:del>
            </w:ins>
          </w:p>
          <w:p w:rsidR="00AF7837" w:rsidRPr="00462570" w:rsidDel="00DB0246" w:rsidRDefault="00AF7837" w:rsidP="00041BBF">
            <w:pPr>
              <w:pStyle w:val="InfoBlue"/>
              <w:spacing w:before="0" w:line="240" w:lineRule="auto"/>
              <w:rPr>
                <w:ins w:id="1163" w:author="Windows User" w:date="2017-08-27T10:29:00Z"/>
                <w:del w:id="1164" w:author="Weekend Nguyen" w:date="2017-09-13T20:52:00Z"/>
                <w:rFonts w:ascii="Times New Roman" w:hAnsi="Times New Roman"/>
                <w:i w:val="0"/>
                <w:color w:val="auto"/>
                <w:sz w:val="26"/>
                <w:szCs w:val="26"/>
                <w:rPrChange w:id="1165" w:author="Weekend Nguyen" w:date="2017-09-13T20:22:00Z">
                  <w:rPr>
                    <w:ins w:id="1166" w:author="Windows User" w:date="2017-08-27T10:29:00Z"/>
                    <w:del w:id="1167" w:author="Weekend Nguyen" w:date="2017-09-13T20:52:00Z"/>
                    <w:rFonts w:ascii="Times New Roman" w:hAnsi="Times New Roman"/>
                    <w:sz w:val="26"/>
                    <w:szCs w:val="26"/>
                  </w:rPr>
                </w:rPrChange>
              </w:rPr>
            </w:pPr>
            <w:ins w:id="1168" w:author="Windows User" w:date="2017-08-27T10:29:00Z">
              <w:del w:id="1169" w:author="Weekend Nguyen" w:date="2017-09-13T20:52:00Z">
                <w:r w:rsidRPr="00462570" w:rsidDel="00DB0246">
                  <w:rPr>
                    <w:rFonts w:ascii="Times New Roman" w:hAnsi="Times New Roman"/>
                    <w:i w:val="0"/>
                    <w:color w:val="auto"/>
                    <w:sz w:val="26"/>
                    <w:szCs w:val="26"/>
                    <w:rPrChange w:id="1170" w:author="Weekend Nguyen" w:date="2017-09-13T20:22:00Z">
                      <w:rPr>
                        <w:rFonts w:ascii="Times New Roman" w:hAnsi="Times New Roman"/>
                        <w:sz w:val="26"/>
                        <w:szCs w:val="26"/>
                      </w:rPr>
                    </w:rPrChange>
                  </w:rPr>
                  <w:delText>4.1 Hệ thống tìm kiếm thuốc trong kho dữ liệu(không thành công).</w:delText>
                </w:r>
              </w:del>
            </w:ins>
          </w:p>
          <w:p w:rsidR="00AF7837" w:rsidRPr="00462570" w:rsidDel="00DB0246" w:rsidRDefault="00AF7837" w:rsidP="00041BBF">
            <w:pPr>
              <w:pStyle w:val="InfoBlue"/>
              <w:spacing w:before="0" w:line="240" w:lineRule="auto"/>
              <w:rPr>
                <w:ins w:id="1171" w:author="Windows User" w:date="2017-08-27T10:31:00Z"/>
                <w:del w:id="1172" w:author="Weekend Nguyen" w:date="2017-09-13T20:52:00Z"/>
                <w:rFonts w:ascii="Times New Roman" w:hAnsi="Times New Roman"/>
                <w:i w:val="0"/>
                <w:color w:val="auto"/>
                <w:sz w:val="26"/>
                <w:szCs w:val="26"/>
                <w:rPrChange w:id="1173" w:author="Weekend Nguyen" w:date="2017-09-13T20:22:00Z">
                  <w:rPr>
                    <w:ins w:id="1174" w:author="Windows User" w:date="2017-08-27T10:31:00Z"/>
                    <w:del w:id="1175" w:author="Weekend Nguyen" w:date="2017-09-13T20:52:00Z"/>
                    <w:rFonts w:ascii="Times New Roman" w:hAnsi="Times New Roman"/>
                    <w:sz w:val="26"/>
                    <w:szCs w:val="26"/>
                  </w:rPr>
                </w:rPrChange>
              </w:rPr>
            </w:pPr>
            <w:ins w:id="1176" w:author="Windows User" w:date="2017-08-27T10:29:00Z">
              <w:del w:id="1177" w:author="Weekend Nguyen" w:date="2017-09-13T20:52:00Z">
                <w:r w:rsidRPr="00462570" w:rsidDel="00DB0246">
                  <w:rPr>
                    <w:rFonts w:ascii="Times New Roman" w:hAnsi="Times New Roman"/>
                    <w:i w:val="0"/>
                    <w:color w:val="auto"/>
                    <w:sz w:val="26"/>
                    <w:szCs w:val="26"/>
                    <w:rPrChange w:id="1178" w:author="Weekend Nguyen" w:date="2017-09-13T20:22:00Z">
                      <w:rPr>
                        <w:rFonts w:ascii="Times New Roman" w:hAnsi="Times New Roman"/>
                        <w:sz w:val="26"/>
                        <w:szCs w:val="26"/>
                      </w:rPr>
                    </w:rPrChange>
                  </w:rPr>
                  <w:delText>5.1 Hệ thống hiển thị thông báo</w:delText>
                </w:r>
              </w:del>
            </w:ins>
            <w:ins w:id="1179" w:author="Windows User" w:date="2017-08-27T10:30:00Z">
              <w:del w:id="1180" w:author="Weekend Nguyen" w:date="2017-09-13T20:52:00Z">
                <w:r w:rsidR="00CF492E" w:rsidRPr="00462570" w:rsidDel="00DB0246">
                  <w:rPr>
                    <w:rFonts w:ascii="Times New Roman" w:hAnsi="Times New Roman"/>
                    <w:i w:val="0"/>
                    <w:color w:val="auto"/>
                    <w:sz w:val="26"/>
                    <w:szCs w:val="26"/>
                    <w:rPrChange w:id="1181" w:author="Weekend Nguyen" w:date="2017-09-13T20:22:00Z">
                      <w:rPr>
                        <w:rFonts w:ascii="Times New Roman" w:hAnsi="Times New Roman"/>
                        <w:sz w:val="26"/>
                        <w:szCs w:val="26"/>
                      </w:rPr>
                    </w:rPrChange>
                  </w:rPr>
                  <w:delText xml:space="preserve"> không tìm thấy thuốc.</w:delText>
                </w:r>
              </w:del>
            </w:ins>
          </w:p>
          <w:p w:rsidR="00AF7837" w:rsidRPr="00462570" w:rsidDel="00DB0246" w:rsidRDefault="00AF7837" w:rsidP="00041BBF">
            <w:pPr>
              <w:pStyle w:val="InfoBlue"/>
              <w:spacing w:before="0" w:line="240" w:lineRule="auto"/>
              <w:rPr>
                <w:ins w:id="1182" w:author="Windows User" w:date="2017-08-27T10:12:00Z"/>
                <w:del w:id="1183" w:author="Weekend Nguyen" w:date="2017-09-13T20:52:00Z"/>
                <w:rFonts w:ascii="Times New Roman" w:hAnsi="Times New Roman"/>
                <w:i w:val="0"/>
                <w:color w:val="auto"/>
                <w:sz w:val="26"/>
                <w:szCs w:val="26"/>
                <w:rPrChange w:id="1184" w:author="Weekend Nguyen" w:date="2017-09-13T20:22:00Z">
                  <w:rPr>
                    <w:ins w:id="1185" w:author="Windows User" w:date="2017-08-27T10:12:00Z"/>
                    <w:del w:id="1186" w:author="Weekend Nguyen" w:date="2017-09-13T20:52:00Z"/>
                    <w:rFonts w:ascii="Times New Roman" w:hAnsi="Times New Roman"/>
                    <w:sz w:val="26"/>
                    <w:szCs w:val="26"/>
                  </w:rPr>
                </w:rPrChange>
              </w:rPr>
            </w:pPr>
            <w:ins w:id="1187" w:author="Windows User" w:date="2017-08-27T10:31:00Z">
              <w:del w:id="1188" w:author="Weekend Nguyen" w:date="2017-09-13T20:52:00Z">
                <w:r w:rsidRPr="00462570" w:rsidDel="00DB0246">
                  <w:rPr>
                    <w:rFonts w:ascii="Times New Roman" w:hAnsi="Times New Roman"/>
                    <w:i w:val="0"/>
                    <w:color w:val="auto"/>
                    <w:sz w:val="26"/>
                    <w:szCs w:val="26"/>
                    <w:rPrChange w:id="1189" w:author="Weekend Nguyen" w:date="2017-09-13T20:22:00Z">
                      <w:rPr>
                        <w:rFonts w:ascii="Times New Roman" w:hAnsi="Times New Roman"/>
                        <w:sz w:val="26"/>
                        <w:szCs w:val="26"/>
                      </w:rPr>
                    </w:rPrChange>
                  </w:rPr>
                  <w:delText>7.Quay lại bước 2.</w:delText>
                </w:r>
              </w:del>
            </w:ins>
          </w:p>
        </w:tc>
      </w:tr>
      <w:tr w:rsidR="00041BBF" w:rsidRPr="005103C6" w:rsidDel="00DB0246" w:rsidTr="00041BBF">
        <w:trPr>
          <w:jc w:val="center"/>
          <w:ins w:id="1190" w:author="Windows User" w:date="2017-08-27T10:12:00Z"/>
          <w:del w:id="1191" w:author="Weekend Nguyen" w:date="2017-09-13T20:52:00Z"/>
        </w:trPr>
        <w:tc>
          <w:tcPr>
            <w:tcW w:w="1265" w:type="pct"/>
          </w:tcPr>
          <w:p w:rsidR="00041BBF" w:rsidRPr="005103C6" w:rsidDel="00DB0246" w:rsidRDefault="00041BBF" w:rsidP="00041BBF">
            <w:pPr>
              <w:pStyle w:val="TableHeader"/>
              <w:spacing w:before="0"/>
              <w:rPr>
                <w:ins w:id="1192" w:author="Windows User" w:date="2017-08-27T10:12:00Z"/>
                <w:del w:id="1193" w:author="Weekend Nguyen" w:date="2017-09-13T20:52:00Z"/>
                <w:rFonts w:ascii="Times New Roman" w:hAnsi="Times New Roman" w:cs="Times New Roman"/>
                <w:sz w:val="26"/>
                <w:szCs w:val="26"/>
              </w:rPr>
            </w:pPr>
          </w:p>
        </w:tc>
        <w:tc>
          <w:tcPr>
            <w:tcW w:w="3735" w:type="pct"/>
          </w:tcPr>
          <w:p w:rsidR="00041BBF" w:rsidRPr="005103C6" w:rsidDel="00DB0246" w:rsidRDefault="00041BBF" w:rsidP="00041BBF">
            <w:pPr>
              <w:pStyle w:val="InfoBlue"/>
              <w:spacing w:before="0" w:line="240" w:lineRule="auto"/>
              <w:rPr>
                <w:ins w:id="1194" w:author="Windows User" w:date="2017-08-27T10:12:00Z"/>
                <w:del w:id="1195" w:author="Weekend Nguyen" w:date="2017-09-13T20:52:00Z"/>
                <w:rFonts w:ascii="Times New Roman" w:hAnsi="Times New Roman"/>
                <w:sz w:val="26"/>
                <w:szCs w:val="26"/>
              </w:rPr>
            </w:pPr>
          </w:p>
        </w:tc>
      </w:tr>
    </w:tbl>
    <w:p w:rsidR="00041BBF" w:rsidDel="00DB0246" w:rsidRDefault="00041BBF" w:rsidP="00041BBF">
      <w:pPr>
        <w:pStyle w:val="Heading3"/>
        <w:spacing w:before="0" w:line="240" w:lineRule="auto"/>
        <w:rPr>
          <w:ins w:id="1196" w:author="Windows User" w:date="2017-08-27T16:06:00Z"/>
          <w:del w:id="1197" w:author="Weekend Nguyen" w:date="2017-09-13T20:52:00Z"/>
          <w:rFonts w:ascii="Times New Roman" w:hAnsi="Times New Roman"/>
          <w:sz w:val="26"/>
          <w:szCs w:val="26"/>
        </w:rPr>
      </w:pPr>
      <w:ins w:id="1198" w:author="Windows User" w:date="2017-08-27T10:14:00Z">
        <w:del w:id="1199" w:author="Weekend Nguyen" w:date="2017-09-13T20:52:00Z">
          <w:r w:rsidDel="00DB0246">
            <w:rPr>
              <w:rFonts w:ascii="Times New Roman" w:hAnsi="Times New Roman"/>
              <w:sz w:val="26"/>
              <w:szCs w:val="26"/>
            </w:rPr>
            <w:delText>Biểu đồ</w:delText>
          </w:r>
        </w:del>
      </w:ins>
    </w:p>
    <w:p w:rsidR="00BD451C" w:rsidDel="00DB0246" w:rsidRDefault="00BD451C">
      <w:pPr>
        <w:rPr>
          <w:ins w:id="1200" w:author="Windows User" w:date="2017-09-10T10:26:00Z"/>
          <w:del w:id="1201" w:author="Weekend Nguyen" w:date="2017-09-13T20:52:00Z"/>
        </w:rPr>
        <w:pPrChange w:id="1202" w:author="Windows User" w:date="2017-08-27T16:06:00Z">
          <w:pPr>
            <w:pStyle w:val="Heading3"/>
            <w:spacing w:before="0" w:line="240" w:lineRule="auto"/>
          </w:pPr>
        </w:pPrChange>
      </w:pPr>
      <w:ins w:id="1203" w:author="Windows User" w:date="2017-08-27T16:06:00Z">
        <w:del w:id="1204" w:author="Weekend Nguyen" w:date="2017-09-13T20:52:00Z">
          <w:r w:rsidDel="00DB0246">
            <w:rPr>
              <w:noProof/>
              <w:rPrChange w:id="1205" w:author="Unknown">
                <w:rPr>
                  <w:b w:val="0"/>
                  <w:noProof/>
                </w:rPr>
              </w:rPrChange>
            </w:rPr>
            <w:drawing>
              <wp:inline distT="0" distB="0" distL="0" distR="0">
                <wp:extent cx="6511925" cy="40633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kiem.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063365"/>
                        </a:xfrm>
                        <a:prstGeom prst="rect">
                          <a:avLst/>
                        </a:prstGeom>
                      </pic:spPr>
                    </pic:pic>
                  </a:graphicData>
                </a:graphic>
              </wp:inline>
            </w:drawing>
          </w:r>
        </w:del>
      </w:ins>
    </w:p>
    <w:p w:rsidR="0010102A" w:rsidRPr="00BD451C" w:rsidDel="00DB0246" w:rsidRDefault="00357806">
      <w:pPr>
        <w:rPr>
          <w:ins w:id="1206" w:author="Windows User" w:date="2017-08-27T10:14:00Z"/>
          <w:del w:id="1207" w:author="Weekend Nguyen" w:date="2017-09-13T20:52:00Z"/>
          <w:rPrChange w:id="1208" w:author="Windows User" w:date="2017-08-27T16:06:00Z">
            <w:rPr>
              <w:ins w:id="1209" w:author="Windows User" w:date="2017-08-27T10:14:00Z"/>
              <w:del w:id="1210" w:author="Weekend Nguyen" w:date="2017-09-13T20:52:00Z"/>
              <w:rFonts w:ascii="Times New Roman" w:hAnsi="Times New Roman"/>
              <w:sz w:val="26"/>
              <w:szCs w:val="26"/>
            </w:rPr>
          </w:rPrChange>
        </w:rPr>
        <w:pPrChange w:id="1211" w:author="Windows User" w:date="2017-08-27T16:06:00Z">
          <w:pPr>
            <w:pStyle w:val="Heading3"/>
            <w:spacing w:before="0" w:line="240" w:lineRule="auto"/>
          </w:pPr>
        </w:pPrChange>
      </w:pPr>
      <w:ins w:id="1212" w:author="Windows User" w:date="2017-09-13T19:32:00Z">
        <w:del w:id="1213" w:author="Weekend Nguyen" w:date="2017-09-13T20:52:00Z">
          <w:r w:rsidDel="00DB0246">
            <w:rPr>
              <w:noProof/>
            </w:rPr>
            <w:drawing>
              <wp:inline distT="0" distB="0" distL="0" distR="0">
                <wp:extent cx="6511925" cy="4221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Kiem1.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4221480"/>
                        </a:xfrm>
                        <a:prstGeom prst="rect">
                          <a:avLst/>
                        </a:prstGeom>
                      </pic:spPr>
                    </pic:pic>
                  </a:graphicData>
                </a:graphic>
              </wp:inline>
            </w:drawing>
          </w:r>
        </w:del>
      </w:ins>
    </w:p>
    <w:p w:rsidR="00462570" w:rsidRDefault="00462570">
      <w:pPr>
        <w:rPr>
          <w:ins w:id="1214" w:author="Weekend Nguyen" w:date="2017-09-13T20:21:00Z"/>
          <w:rFonts w:ascii="Times New Roman" w:eastAsia="Times New Roman" w:hAnsi="Times New Roman" w:cs="Times New Roman"/>
          <w:b/>
          <w:sz w:val="26"/>
          <w:szCs w:val="26"/>
        </w:rPr>
      </w:pPr>
    </w:p>
    <w:p w:rsidR="00AF7837" w:rsidRPr="005103C6" w:rsidRDefault="00AF7837" w:rsidP="00AF7837">
      <w:pPr>
        <w:pStyle w:val="Heading2"/>
        <w:spacing w:before="0" w:line="240" w:lineRule="auto"/>
        <w:ind w:left="600" w:hanging="600"/>
        <w:rPr>
          <w:ins w:id="1215" w:author="Windows User" w:date="2017-08-27T10:32:00Z"/>
          <w:rFonts w:ascii="Times New Roman" w:hAnsi="Times New Roman"/>
          <w:sz w:val="26"/>
          <w:szCs w:val="26"/>
        </w:rPr>
      </w:pPr>
      <w:ins w:id="1216" w:author="Windows User" w:date="2017-08-27T10:32:00Z">
        <w:r>
          <w:rPr>
            <w:rFonts w:ascii="Times New Roman" w:hAnsi="Times New Roman"/>
            <w:sz w:val="26"/>
            <w:szCs w:val="26"/>
          </w:rPr>
          <w:t xml:space="preserve">UC004_Cập nhật </w:t>
        </w:r>
      </w:ins>
      <w:ins w:id="1217" w:author="Windows User" w:date="2017-08-27T10:33:00Z">
        <w:r>
          <w:rPr>
            <w:rFonts w:ascii="Times New Roman" w:hAnsi="Times New Roman"/>
            <w:sz w:val="26"/>
            <w:szCs w:val="26"/>
          </w:rPr>
          <w:t xml:space="preserve">thông tin </w:t>
        </w:r>
      </w:ins>
      <w:ins w:id="1218" w:author="Windows User" w:date="2017-08-27T10:32:00Z">
        <w:r>
          <w:rPr>
            <w:rFonts w:ascii="Times New Roman" w:hAnsi="Times New Roman"/>
            <w:sz w:val="26"/>
            <w:szCs w:val="26"/>
          </w:rPr>
          <w:t>thuốc</w:t>
        </w:r>
        <w:r w:rsidRPr="005103C6">
          <w:rPr>
            <w:rFonts w:ascii="Times New Roman" w:hAnsi="Times New Roman"/>
            <w:sz w:val="26"/>
            <w:szCs w:val="26"/>
          </w:rPr>
          <w:t xml:space="preserve"> </w:t>
        </w:r>
      </w:ins>
    </w:p>
    <w:p w:rsidR="00AF7837" w:rsidRPr="007258A8" w:rsidRDefault="00AF7837" w:rsidP="00AF7837">
      <w:pPr>
        <w:pStyle w:val="Heading3"/>
        <w:spacing w:before="0" w:line="240" w:lineRule="auto"/>
        <w:rPr>
          <w:ins w:id="1219" w:author="Windows User" w:date="2017-08-27T10:32:00Z"/>
          <w:rFonts w:ascii="Times New Roman" w:hAnsi="Times New Roman"/>
          <w:sz w:val="26"/>
          <w:szCs w:val="26"/>
        </w:rPr>
      </w:pPr>
      <w:ins w:id="1220" w:author="Windows User" w:date="2017-08-27T10:32:00Z">
        <w:r>
          <w:rPr>
            <w:rFonts w:ascii="Times New Roman" w:hAnsi="Times New Roman"/>
            <w:sz w:val="26"/>
            <w:szCs w:val="26"/>
          </w:rPr>
          <w:t>Mô tả use case UC004</w:t>
        </w:r>
      </w:ins>
    </w:p>
    <w:tbl>
      <w:tblPr>
        <w:tblStyle w:val="TableGrid"/>
        <w:tblW w:w="5000" w:type="pct"/>
        <w:jc w:val="center"/>
        <w:tblLook w:val="01E0" w:firstRow="1" w:lastRow="1" w:firstColumn="1" w:lastColumn="1" w:noHBand="0" w:noVBand="0"/>
      </w:tblPr>
      <w:tblGrid>
        <w:gridCol w:w="2592"/>
        <w:gridCol w:w="7653"/>
      </w:tblGrid>
      <w:tr w:rsidR="00AF7837" w:rsidRPr="005103C6" w:rsidTr="00E16E77">
        <w:trPr>
          <w:jc w:val="center"/>
          <w:ins w:id="1221" w:author="Windows User" w:date="2017-08-27T10:32:00Z"/>
        </w:trPr>
        <w:tc>
          <w:tcPr>
            <w:tcW w:w="5000" w:type="pct"/>
            <w:gridSpan w:val="2"/>
          </w:tcPr>
          <w:p w:rsidR="00AF7837" w:rsidRPr="005103C6" w:rsidRDefault="00AF7837" w:rsidP="00E16E77">
            <w:pPr>
              <w:spacing w:after="120"/>
              <w:rPr>
                <w:ins w:id="1222" w:author="Windows User" w:date="2017-08-27T10:32:00Z"/>
                <w:rFonts w:ascii="Times New Roman" w:hAnsi="Times New Roman" w:cs="Times New Roman"/>
                <w:b/>
                <w:sz w:val="26"/>
                <w:szCs w:val="26"/>
              </w:rPr>
            </w:pPr>
            <w:ins w:id="1223" w:author="Windows User" w:date="2017-08-27T10:32:00Z">
              <w:r w:rsidRPr="005103C6">
                <w:rPr>
                  <w:rFonts w:ascii="Times New Roman" w:hAnsi="Times New Roman" w:cs="Times New Roman"/>
                  <w:b/>
                  <w:sz w:val="26"/>
                  <w:szCs w:val="26"/>
                </w:rPr>
                <w:t xml:space="preserve">Use case: </w:t>
              </w:r>
            </w:ins>
            <w:ins w:id="1224" w:author="Windows User" w:date="2017-08-27T10:33:00Z">
              <w:r>
                <w:rPr>
                  <w:rFonts w:ascii="Times New Roman" w:hAnsi="Times New Roman" w:cs="Times New Roman"/>
                  <w:b/>
                  <w:sz w:val="26"/>
                  <w:szCs w:val="26"/>
                </w:rPr>
                <w:t>UC004_Cập nhật thông tin thuốc.</w:t>
              </w:r>
            </w:ins>
          </w:p>
        </w:tc>
      </w:tr>
      <w:tr w:rsidR="00AF7837" w:rsidRPr="005103C6" w:rsidTr="00E16E77">
        <w:trPr>
          <w:jc w:val="center"/>
          <w:ins w:id="1225" w:author="Windows User" w:date="2017-08-27T10:32:00Z"/>
        </w:trPr>
        <w:tc>
          <w:tcPr>
            <w:tcW w:w="1265" w:type="pct"/>
          </w:tcPr>
          <w:p w:rsidR="00AF7837" w:rsidRPr="005103C6" w:rsidRDefault="00AF7837" w:rsidP="00E16E77">
            <w:pPr>
              <w:pStyle w:val="TableHeader"/>
              <w:spacing w:before="0"/>
              <w:rPr>
                <w:ins w:id="1226" w:author="Windows User" w:date="2017-08-27T10:32:00Z"/>
                <w:rFonts w:ascii="Times New Roman" w:hAnsi="Times New Roman" w:cs="Times New Roman"/>
                <w:b w:val="0"/>
                <w:sz w:val="26"/>
                <w:szCs w:val="26"/>
              </w:rPr>
            </w:pPr>
            <w:ins w:id="1227" w:author="Windows User" w:date="2017-08-27T10:32:00Z">
              <w:r w:rsidRPr="005103C6">
                <w:rPr>
                  <w:rFonts w:ascii="Times New Roman" w:hAnsi="Times New Roman" w:cs="Times New Roman"/>
                  <w:b w:val="0"/>
                  <w:sz w:val="26"/>
                  <w:szCs w:val="26"/>
                </w:rPr>
                <w:t>Mục đích:</w:t>
              </w:r>
            </w:ins>
          </w:p>
        </w:tc>
        <w:tc>
          <w:tcPr>
            <w:tcW w:w="3735" w:type="pct"/>
          </w:tcPr>
          <w:p w:rsidR="00AF7837" w:rsidRPr="00462570" w:rsidRDefault="00AF7837" w:rsidP="00E16E77">
            <w:pPr>
              <w:pStyle w:val="InfoBlue"/>
              <w:spacing w:before="0" w:line="240" w:lineRule="auto"/>
              <w:rPr>
                <w:ins w:id="1228" w:author="Windows User" w:date="2017-08-27T10:32:00Z"/>
                <w:rFonts w:ascii="Times New Roman" w:hAnsi="Times New Roman"/>
                <w:i w:val="0"/>
                <w:color w:val="auto"/>
                <w:sz w:val="26"/>
                <w:szCs w:val="26"/>
                <w:rPrChange w:id="1229" w:author="Weekend Nguyen" w:date="2017-09-13T20:21:00Z">
                  <w:rPr>
                    <w:ins w:id="1230" w:author="Windows User" w:date="2017-08-27T10:32:00Z"/>
                    <w:rFonts w:ascii="Times New Roman" w:hAnsi="Times New Roman"/>
                    <w:sz w:val="26"/>
                    <w:szCs w:val="26"/>
                  </w:rPr>
                </w:rPrChange>
              </w:rPr>
            </w:pPr>
            <w:ins w:id="1231" w:author="Windows User" w:date="2017-08-27T10:32:00Z">
              <w:r w:rsidRPr="00462570">
                <w:rPr>
                  <w:rFonts w:ascii="Times New Roman" w:hAnsi="Times New Roman"/>
                  <w:i w:val="0"/>
                  <w:color w:val="auto"/>
                  <w:sz w:val="26"/>
                  <w:szCs w:val="26"/>
                  <w:rPrChange w:id="1232" w:author="Weekend Nguyen" w:date="2017-09-13T20:21:00Z">
                    <w:rPr>
                      <w:rFonts w:ascii="Times New Roman" w:hAnsi="Times New Roman"/>
                      <w:sz w:val="26"/>
                      <w:szCs w:val="26"/>
                    </w:rPr>
                  </w:rPrChange>
                </w:rPr>
                <w:t>Cập nhật thông tin mới cho các loại thuốc.</w:t>
              </w:r>
            </w:ins>
          </w:p>
        </w:tc>
      </w:tr>
      <w:tr w:rsidR="00AF7837" w:rsidRPr="005103C6" w:rsidTr="00E16E77">
        <w:trPr>
          <w:jc w:val="center"/>
          <w:ins w:id="1233" w:author="Windows User" w:date="2017-08-27T10:32:00Z"/>
        </w:trPr>
        <w:tc>
          <w:tcPr>
            <w:tcW w:w="1265" w:type="pct"/>
          </w:tcPr>
          <w:p w:rsidR="00AF7837" w:rsidRPr="005103C6" w:rsidRDefault="00AF7837" w:rsidP="00E16E77">
            <w:pPr>
              <w:pStyle w:val="TableHeader"/>
              <w:spacing w:before="0"/>
              <w:rPr>
                <w:ins w:id="1234" w:author="Windows User" w:date="2017-08-27T10:32:00Z"/>
                <w:rFonts w:ascii="Times New Roman" w:hAnsi="Times New Roman" w:cs="Times New Roman"/>
                <w:b w:val="0"/>
                <w:sz w:val="26"/>
                <w:szCs w:val="26"/>
              </w:rPr>
            </w:pPr>
            <w:ins w:id="1235" w:author="Windows User" w:date="2017-08-27T10:32:00Z">
              <w:r w:rsidRPr="005103C6">
                <w:rPr>
                  <w:rFonts w:ascii="Times New Roman" w:hAnsi="Times New Roman" w:cs="Times New Roman"/>
                  <w:b w:val="0"/>
                  <w:sz w:val="26"/>
                  <w:szCs w:val="26"/>
                </w:rPr>
                <w:t>Mô tả:</w:t>
              </w:r>
            </w:ins>
          </w:p>
        </w:tc>
        <w:tc>
          <w:tcPr>
            <w:tcW w:w="3735" w:type="pct"/>
          </w:tcPr>
          <w:p w:rsidR="00AF7837" w:rsidRPr="00462570" w:rsidRDefault="00AF7837" w:rsidP="00E16E77">
            <w:pPr>
              <w:pStyle w:val="InfoBlue"/>
              <w:spacing w:before="0" w:line="240" w:lineRule="auto"/>
              <w:rPr>
                <w:ins w:id="1236" w:author="Windows User" w:date="2017-08-27T10:32:00Z"/>
                <w:rFonts w:ascii="Times New Roman" w:hAnsi="Times New Roman"/>
                <w:i w:val="0"/>
                <w:color w:val="auto"/>
                <w:sz w:val="26"/>
                <w:szCs w:val="26"/>
                <w:rPrChange w:id="1237" w:author="Weekend Nguyen" w:date="2017-09-13T20:21:00Z">
                  <w:rPr>
                    <w:ins w:id="1238" w:author="Windows User" w:date="2017-08-27T10:32:00Z"/>
                    <w:rFonts w:ascii="Times New Roman" w:hAnsi="Times New Roman"/>
                    <w:sz w:val="26"/>
                    <w:szCs w:val="26"/>
                  </w:rPr>
                </w:rPrChange>
              </w:rPr>
            </w:pPr>
            <w:ins w:id="1239" w:author="Windows User" w:date="2017-08-27T10:34:00Z">
              <w:r w:rsidRPr="00462570">
                <w:rPr>
                  <w:rFonts w:ascii="Times New Roman" w:hAnsi="Times New Roman"/>
                  <w:i w:val="0"/>
                  <w:color w:val="auto"/>
                  <w:sz w:val="26"/>
                  <w:szCs w:val="26"/>
                  <w:rPrChange w:id="1240" w:author="Weekend Nguyen" w:date="2017-09-13T20:21:00Z">
                    <w:rPr>
                      <w:rFonts w:ascii="Times New Roman" w:hAnsi="Times New Roman"/>
                      <w:sz w:val="26"/>
                      <w:szCs w:val="26"/>
                    </w:rPr>
                  </w:rPrChange>
                </w:rPr>
                <w:t>Use case cho phép sửa thông tin thuốc</w:t>
              </w:r>
            </w:ins>
            <w:ins w:id="1241" w:author="Windows User" w:date="2017-08-27T10:35:00Z">
              <w:r w:rsidRPr="00462570">
                <w:rPr>
                  <w:rFonts w:ascii="Times New Roman" w:hAnsi="Times New Roman"/>
                  <w:i w:val="0"/>
                  <w:color w:val="auto"/>
                  <w:sz w:val="26"/>
                  <w:szCs w:val="26"/>
                  <w:rPrChange w:id="1242" w:author="Weekend Nguyen" w:date="2017-09-13T20:21:00Z">
                    <w:rPr>
                      <w:rFonts w:ascii="Times New Roman" w:hAnsi="Times New Roman"/>
                      <w:sz w:val="26"/>
                      <w:szCs w:val="26"/>
                    </w:rPr>
                  </w:rPrChange>
                </w:rPr>
                <w:t>.</w:t>
              </w:r>
            </w:ins>
          </w:p>
        </w:tc>
      </w:tr>
      <w:tr w:rsidR="00AF7837" w:rsidRPr="005103C6" w:rsidTr="00E16E77">
        <w:trPr>
          <w:jc w:val="center"/>
          <w:ins w:id="1243" w:author="Windows User" w:date="2017-08-27T10:32:00Z"/>
        </w:trPr>
        <w:tc>
          <w:tcPr>
            <w:tcW w:w="1265" w:type="pct"/>
          </w:tcPr>
          <w:p w:rsidR="00AF7837" w:rsidRPr="005103C6" w:rsidRDefault="00AF7837" w:rsidP="00E16E77">
            <w:pPr>
              <w:pStyle w:val="TableHeader"/>
              <w:spacing w:before="0"/>
              <w:rPr>
                <w:ins w:id="1244" w:author="Windows User" w:date="2017-08-27T10:32:00Z"/>
                <w:rFonts w:ascii="Times New Roman" w:hAnsi="Times New Roman" w:cs="Times New Roman"/>
                <w:b w:val="0"/>
                <w:sz w:val="26"/>
                <w:szCs w:val="26"/>
              </w:rPr>
            </w:pPr>
            <w:ins w:id="1245" w:author="Windows User" w:date="2017-08-27T10:32:00Z">
              <w:r w:rsidRPr="005103C6">
                <w:rPr>
                  <w:rFonts w:ascii="Times New Roman" w:hAnsi="Times New Roman" w:cs="Times New Roman"/>
                  <w:b w:val="0"/>
                  <w:sz w:val="26"/>
                  <w:szCs w:val="26"/>
                </w:rPr>
                <w:t>Tác nhân:</w:t>
              </w:r>
            </w:ins>
          </w:p>
        </w:tc>
        <w:tc>
          <w:tcPr>
            <w:tcW w:w="3735" w:type="pct"/>
          </w:tcPr>
          <w:p w:rsidR="00AF7837" w:rsidRPr="00462570" w:rsidRDefault="00AF7837" w:rsidP="00E16E77">
            <w:pPr>
              <w:pStyle w:val="InfoBlue"/>
              <w:spacing w:before="0" w:line="240" w:lineRule="auto"/>
              <w:rPr>
                <w:ins w:id="1246" w:author="Windows User" w:date="2017-08-27T10:32:00Z"/>
                <w:rFonts w:ascii="Times New Roman" w:hAnsi="Times New Roman"/>
                <w:i w:val="0"/>
                <w:color w:val="auto"/>
                <w:sz w:val="26"/>
                <w:szCs w:val="26"/>
                <w:rPrChange w:id="1247" w:author="Weekend Nguyen" w:date="2017-09-13T20:21:00Z">
                  <w:rPr>
                    <w:ins w:id="1248" w:author="Windows User" w:date="2017-08-27T10:32:00Z"/>
                    <w:rFonts w:ascii="Times New Roman" w:hAnsi="Times New Roman"/>
                    <w:sz w:val="26"/>
                    <w:szCs w:val="26"/>
                  </w:rPr>
                </w:rPrChange>
              </w:rPr>
            </w:pPr>
            <w:ins w:id="1249" w:author="Windows User" w:date="2017-08-27T10:32:00Z">
              <w:r w:rsidRPr="00462570">
                <w:rPr>
                  <w:rFonts w:ascii="Times New Roman" w:hAnsi="Times New Roman"/>
                  <w:i w:val="0"/>
                  <w:color w:val="auto"/>
                  <w:sz w:val="26"/>
                  <w:szCs w:val="26"/>
                  <w:rPrChange w:id="1250" w:author="Weekend Nguyen" w:date="2017-09-13T20:21:00Z">
                    <w:rPr>
                      <w:rFonts w:ascii="Times New Roman" w:hAnsi="Times New Roman"/>
                      <w:sz w:val="26"/>
                      <w:szCs w:val="26"/>
                    </w:rPr>
                  </w:rPrChange>
                </w:rPr>
                <w:t>Nhân viên quản lý thuốc.</w:t>
              </w:r>
            </w:ins>
          </w:p>
        </w:tc>
      </w:tr>
      <w:tr w:rsidR="00AF7837" w:rsidRPr="005103C6" w:rsidTr="00E16E77">
        <w:trPr>
          <w:jc w:val="center"/>
          <w:ins w:id="1251" w:author="Windows User" w:date="2017-08-27T10:32:00Z"/>
        </w:trPr>
        <w:tc>
          <w:tcPr>
            <w:tcW w:w="1265" w:type="pct"/>
          </w:tcPr>
          <w:p w:rsidR="00AF7837" w:rsidRPr="005103C6" w:rsidRDefault="00AF7837" w:rsidP="00E16E77">
            <w:pPr>
              <w:pStyle w:val="TableHeader"/>
              <w:spacing w:before="0"/>
              <w:rPr>
                <w:ins w:id="1252" w:author="Windows User" w:date="2017-08-27T10:32:00Z"/>
                <w:rFonts w:ascii="Times New Roman" w:hAnsi="Times New Roman" w:cs="Times New Roman"/>
                <w:b w:val="0"/>
                <w:sz w:val="26"/>
                <w:szCs w:val="26"/>
              </w:rPr>
            </w:pPr>
            <w:ins w:id="1253" w:author="Windows User" w:date="2017-08-27T10:32:00Z">
              <w:r w:rsidRPr="005103C6">
                <w:rPr>
                  <w:rFonts w:ascii="Times New Roman" w:hAnsi="Times New Roman" w:cs="Times New Roman"/>
                  <w:b w:val="0"/>
                  <w:sz w:val="26"/>
                  <w:szCs w:val="26"/>
                </w:rPr>
                <w:t>Điều kiện trước:</w:t>
              </w:r>
            </w:ins>
          </w:p>
        </w:tc>
        <w:tc>
          <w:tcPr>
            <w:tcW w:w="3735" w:type="pct"/>
          </w:tcPr>
          <w:p w:rsidR="00AF7837" w:rsidRPr="00462570" w:rsidRDefault="00AF7837" w:rsidP="00E16E77">
            <w:pPr>
              <w:pStyle w:val="InfoBlue"/>
              <w:spacing w:before="0" w:line="240" w:lineRule="auto"/>
              <w:rPr>
                <w:ins w:id="1254" w:author="Windows User" w:date="2017-08-27T10:32:00Z"/>
                <w:rFonts w:ascii="Times New Roman" w:hAnsi="Times New Roman"/>
                <w:i w:val="0"/>
                <w:color w:val="auto"/>
                <w:sz w:val="26"/>
                <w:szCs w:val="26"/>
                <w:rPrChange w:id="1255" w:author="Weekend Nguyen" w:date="2017-09-13T20:21:00Z">
                  <w:rPr>
                    <w:ins w:id="1256" w:author="Windows User" w:date="2017-08-27T10:32:00Z"/>
                    <w:rFonts w:ascii="Times New Roman" w:hAnsi="Times New Roman"/>
                    <w:sz w:val="26"/>
                    <w:szCs w:val="26"/>
                  </w:rPr>
                </w:rPrChange>
              </w:rPr>
            </w:pPr>
            <w:ins w:id="1257" w:author="Windows User" w:date="2017-08-27T10:35:00Z">
              <w:r w:rsidRPr="00462570">
                <w:rPr>
                  <w:rFonts w:ascii="Times New Roman" w:hAnsi="Times New Roman"/>
                  <w:i w:val="0"/>
                  <w:color w:val="auto"/>
                  <w:sz w:val="26"/>
                  <w:szCs w:val="26"/>
                  <w:rPrChange w:id="1258" w:author="Weekend Nguyen" w:date="2017-09-13T20:21:00Z">
                    <w:rPr>
                      <w:rFonts w:ascii="Times New Roman" w:hAnsi="Times New Roman"/>
                      <w:sz w:val="26"/>
                      <w:szCs w:val="26"/>
                    </w:rPr>
                  </w:rPrChange>
                </w:rPr>
                <w:t>Nhân viên quản lý thuốc đã đăng nhập vào hệ thống</w:t>
              </w:r>
            </w:ins>
            <w:ins w:id="1259" w:author="Windows User" w:date="2017-08-27T10:45:00Z">
              <w:r w:rsidR="003B276E" w:rsidRPr="00462570">
                <w:rPr>
                  <w:rFonts w:ascii="Times New Roman" w:hAnsi="Times New Roman"/>
                  <w:i w:val="0"/>
                  <w:color w:val="auto"/>
                  <w:sz w:val="26"/>
                  <w:szCs w:val="26"/>
                  <w:rPrChange w:id="1260" w:author="Weekend Nguyen" w:date="2017-09-13T20:21:00Z">
                    <w:rPr>
                      <w:rFonts w:ascii="Times New Roman" w:hAnsi="Times New Roman"/>
                      <w:sz w:val="26"/>
                      <w:szCs w:val="26"/>
                    </w:rPr>
                  </w:rPrChange>
                </w:rPr>
                <w:t>, thực hiện chức năng tìm kiếm thuốc</w:t>
              </w:r>
            </w:ins>
            <w:ins w:id="1261" w:author="Windows User" w:date="2017-08-27T10:32:00Z">
              <w:r w:rsidRPr="00462570">
                <w:rPr>
                  <w:rFonts w:ascii="Times New Roman" w:hAnsi="Times New Roman"/>
                  <w:i w:val="0"/>
                  <w:color w:val="auto"/>
                  <w:sz w:val="26"/>
                  <w:szCs w:val="26"/>
                  <w:rPrChange w:id="1262" w:author="Weekend Nguyen" w:date="2017-09-13T20:21:00Z">
                    <w:rPr>
                      <w:rFonts w:ascii="Times New Roman" w:hAnsi="Times New Roman"/>
                      <w:sz w:val="26"/>
                      <w:szCs w:val="26"/>
                    </w:rPr>
                  </w:rPrChange>
                </w:rPr>
                <w:t>.</w:t>
              </w:r>
            </w:ins>
          </w:p>
        </w:tc>
      </w:tr>
      <w:tr w:rsidR="00AF7837" w:rsidRPr="005103C6" w:rsidTr="00E16E77">
        <w:trPr>
          <w:jc w:val="center"/>
          <w:ins w:id="1263" w:author="Windows User" w:date="2017-08-27T10:32:00Z"/>
        </w:trPr>
        <w:tc>
          <w:tcPr>
            <w:tcW w:w="1265" w:type="pct"/>
          </w:tcPr>
          <w:p w:rsidR="00AF7837" w:rsidRPr="005103C6" w:rsidRDefault="00AF7837" w:rsidP="00E16E77">
            <w:pPr>
              <w:pStyle w:val="TableHeader"/>
              <w:spacing w:before="0"/>
              <w:rPr>
                <w:ins w:id="1264" w:author="Windows User" w:date="2017-08-27T10:32:00Z"/>
                <w:rFonts w:ascii="Times New Roman" w:hAnsi="Times New Roman" w:cs="Times New Roman"/>
                <w:b w:val="0"/>
                <w:sz w:val="26"/>
                <w:szCs w:val="26"/>
              </w:rPr>
            </w:pPr>
            <w:ins w:id="1265" w:author="Windows User" w:date="2017-08-27T10:32:00Z">
              <w:r w:rsidRPr="005103C6">
                <w:rPr>
                  <w:rFonts w:ascii="Times New Roman" w:hAnsi="Times New Roman" w:cs="Times New Roman"/>
                  <w:b w:val="0"/>
                  <w:sz w:val="26"/>
                  <w:szCs w:val="26"/>
                </w:rPr>
                <w:t>Điều kiện sau:</w:t>
              </w:r>
            </w:ins>
          </w:p>
        </w:tc>
        <w:tc>
          <w:tcPr>
            <w:tcW w:w="3735" w:type="pct"/>
          </w:tcPr>
          <w:p w:rsidR="00AF7837" w:rsidRPr="00462570" w:rsidRDefault="00AF7837" w:rsidP="00E16E77">
            <w:pPr>
              <w:pStyle w:val="InfoBlue"/>
              <w:spacing w:before="0" w:line="240" w:lineRule="auto"/>
              <w:rPr>
                <w:ins w:id="1266" w:author="Windows User" w:date="2017-08-27T10:32:00Z"/>
                <w:rFonts w:ascii="Times New Roman" w:hAnsi="Times New Roman"/>
                <w:i w:val="0"/>
                <w:color w:val="auto"/>
                <w:sz w:val="26"/>
                <w:szCs w:val="26"/>
                <w:rPrChange w:id="1267" w:author="Weekend Nguyen" w:date="2017-09-13T20:21:00Z">
                  <w:rPr>
                    <w:ins w:id="1268" w:author="Windows User" w:date="2017-08-27T10:32:00Z"/>
                    <w:rFonts w:ascii="Times New Roman" w:hAnsi="Times New Roman"/>
                    <w:sz w:val="26"/>
                    <w:szCs w:val="26"/>
                  </w:rPr>
                </w:rPrChange>
              </w:rPr>
            </w:pPr>
            <w:ins w:id="1269" w:author="Windows User" w:date="2017-08-27T10:36:00Z">
              <w:r w:rsidRPr="00462570">
                <w:rPr>
                  <w:rFonts w:ascii="Times New Roman" w:hAnsi="Times New Roman"/>
                  <w:i w:val="0"/>
                  <w:color w:val="auto"/>
                  <w:sz w:val="26"/>
                  <w:szCs w:val="26"/>
                  <w:rPrChange w:id="1270" w:author="Weekend Nguyen" w:date="2017-09-13T20:21:00Z">
                    <w:rPr>
                      <w:rFonts w:ascii="Times New Roman" w:hAnsi="Times New Roman"/>
                      <w:sz w:val="26"/>
                      <w:szCs w:val="26"/>
                    </w:rPr>
                  </w:rPrChange>
                </w:rPr>
                <w:t>Thuốc cập nhật thành công</w:t>
              </w:r>
            </w:ins>
            <w:ins w:id="1271" w:author="Windows User" w:date="2017-08-27T10:32:00Z">
              <w:r w:rsidRPr="00462570">
                <w:rPr>
                  <w:rFonts w:ascii="Times New Roman" w:hAnsi="Times New Roman"/>
                  <w:i w:val="0"/>
                  <w:color w:val="auto"/>
                  <w:sz w:val="26"/>
                  <w:szCs w:val="26"/>
                  <w:rPrChange w:id="1272" w:author="Weekend Nguyen" w:date="2017-09-13T20:21:00Z">
                    <w:rPr>
                      <w:rFonts w:ascii="Times New Roman" w:hAnsi="Times New Roman"/>
                      <w:sz w:val="26"/>
                      <w:szCs w:val="26"/>
                    </w:rPr>
                  </w:rPrChange>
                </w:rPr>
                <w:t>.</w:t>
              </w:r>
            </w:ins>
          </w:p>
        </w:tc>
      </w:tr>
      <w:tr w:rsidR="00AF7837" w:rsidRPr="005103C6" w:rsidTr="00E16E77">
        <w:trPr>
          <w:jc w:val="center"/>
          <w:ins w:id="1273" w:author="Windows User" w:date="2017-08-27T10:32:00Z"/>
        </w:trPr>
        <w:tc>
          <w:tcPr>
            <w:tcW w:w="1265" w:type="pct"/>
          </w:tcPr>
          <w:p w:rsidR="00AF7837" w:rsidRPr="005103C6" w:rsidRDefault="00AF7837" w:rsidP="00E16E77">
            <w:pPr>
              <w:pStyle w:val="TableHeader"/>
              <w:spacing w:before="0"/>
              <w:rPr>
                <w:ins w:id="1274" w:author="Windows User" w:date="2017-08-27T10:32:00Z"/>
                <w:rFonts w:ascii="Times New Roman" w:hAnsi="Times New Roman" w:cs="Times New Roman"/>
                <w:b w:val="0"/>
                <w:sz w:val="26"/>
                <w:szCs w:val="26"/>
              </w:rPr>
            </w:pPr>
            <w:ins w:id="1275" w:author="Windows User" w:date="2017-08-27T10:32:00Z">
              <w:r w:rsidRPr="005103C6">
                <w:rPr>
                  <w:rFonts w:ascii="Times New Roman" w:hAnsi="Times New Roman" w:cs="Times New Roman"/>
                  <w:b w:val="0"/>
                  <w:sz w:val="26"/>
                  <w:szCs w:val="26"/>
                </w:rPr>
                <w:t>Luồng sự kiện chính (Basic flows)</w:t>
              </w:r>
            </w:ins>
          </w:p>
        </w:tc>
        <w:tc>
          <w:tcPr>
            <w:tcW w:w="3735" w:type="pct"/>
          </w:tcPr>
          <w:p w:rsidR="00AF7837" w:rsidRPr="00462570" w:rsidRDefault="00AF7837">
            <w:pPr>
              <w:pStyle w:val="InfoBlue"/>
              <w:numPr>
                <w:ilvl w:val="0"/>
                <w:numId w:val="22"/>
              </w:numPr>
              <w:spacing w:before="0" w:line="240" w:lineRule="auto"/>
              <w:rPr>
                <w:ins w:id="1276" w:author="Windows User" w:date="2017-08-27T10:37:00Z"/>
                <w:rFonts w:ascii="Times New Roman" w:hAnsi="Times New Roman"/>
                <w:i w:val="0"/>
                <w:color w:val="auto"/>
                <w:sz w:val="26"/>
                <w:szCs w:val="26"/>
                <w:rPrChange w:id="1277" w:author="Weekend Nguyen" w:date="2017-09-13T20:21:00Z">
                  <w:rPr>
                    <w:ins w:id="1278" w:author="Windows User" w:date="2017-08-27T10:37:00Z"/>
                    <w:rFonts w:ascii="Times New Roman" w:hAnsi="Times New Roman"/>
                    <w:sz w:val="26"/>
                    <w:szCs w:val="26"/>
                  </w:rPr>
                </w:rPrChange>
              </w:rPr>
              <w:pPrChange w:id="1279" w:author="Windows User" w:date="2017-08-27T10:45:00Z">
                <w:pPr>
                  <w:pStyle w:val="InfoBlue"/>
                  <w:spacing w:before="0" w:line="240" w:lineRule="auto"/>
                </w:pPr>
              </w:pPrChange>
            </w:pPr>
            <w:ins w:id="1280" w:author="Windows User" w:date="2017-08-27T10:36:00Z">
              <w:r w:rsidRPr="00462570">
                <w:rPr>
                  <w:rFonts w:ascii="Times New Roman" w:hAnsi="Times New Roman"/>
                  <w:i w:val="0"/>
                  <w:color w:val="auto"/>
                  <w:sz w:val="26"/>
                  <w:szCs w:val="26"/>
                  <w:rPrChange w:id="1281" w:author="Weekend Nguyen" w:date="2017-09-13T20:21:00Z">
                    <w:rPr>
                      <w:rFonts w:ascii="Times New Roman" w:hAnsi="Times New Roman"/>
                      <w:sz w:val="26"/>
                      <w:szCs w:val="26"/>
                    </w:rPr>
                  </w:rPrChange>
                </w:rPr>
                <w:t>Nhân viên quản lý thuốc chọn chức năng cập nhật</w:t>
              </w:r>
            </w:ins>
            <w:ins w:id="1282" w:author="Windows User" w:date="2017-08-27T10:37:00Z">
              <w:r w:rsidR="003B276E" w:rsidRPr="00462570">
                <w:rPr>
                  <w:rFonts w:ascii="Times New Roman" w:hAnsi="Times New Roman"/>
                  <w:i w:val="0"/>
                  <w:color w:val="auto"/>
                  <w:sz w:val="26"/>
                  <w:szCs w:val="26"/>
                  <w:rPrChange w:id="1283" w:author="Weekend Nguyen" w:date="2017-09-13T20:21:00Z">
                    <w:rPr>
                      <w:rFonts w:ascii="Times New Roman" w:hAnsi="Times New Roman"/>
                      <w:sz w:val="26"/>
                      <w:szCs w:val="26"/>
                    </w:rPr>
                  </w:rPrChange>
                </w:rPr>
                <w:t xml:space="preserve"> thông tin thuốc.</w:t>
              </w:r>
            </w:ins>
          </w:p>
          <w:p w:rsidR="003B276E" w:rsidRPr="00462570" w:rsidRDefault="003B276E">
            <w:pPr>
              <w:pStyle w:val="InfoBlue"/>
              <w:numPr>
                <w:ilvl w:val="0"/>
                <w:numId w:val="22"/>
              </w:numPr>
              <w:spacing w:before="0" w:line="240" w:lineRule="auto"/>
              <w:rPr>
                <w:ins w:id="1284" w:author="Windows User" w:date="2017-08-27T10:37:00Z"/>
                <w:rFonts w:ascii="Times New Roman" w:hAnsi="Times New Roman"/>
                <w:i w:val="0"/>
                <w:color w:val="auto"/>
                <w:sz w:val="26"/>
                <w:szCs w:val="26"/>
                <w:rPrChange w:id="1285" w:author="Weekend Nguyen" w:date="2017-09-13T20:21:00Z">
                  <w:rPr>
                    <w:ins w:id="1286" w:author="Windows User" w:date="2017-08-27T10:37:00Z"/>
                    <w:rFonts w:ascii="Times New Roman" w:hAnsi="Times New Roman"/>
                    <w:sz w:val="26"/>
                    <w:szCs w:val="26"/>
                  </w:rPr>
                </w:rPrChange>
              </w:rPr>
              <w:pPrChange w:id="1287" w:author="Windows User" w:date="2017-08-27T10:36:00Z">
                <w:pPr>
                  <w:pStyle w:val="InfoBlue"/>
                  <w:spacing w:before="0" w:line="240" w:lineRule="auto"/>
                </w:pPr>
              </w:pPrChange>
            </w:pPr>
            <w:ins w:id="1288" w:author="Windows User" w:date="2017-08-27T10:37:00Z">
              <w:r w:rsidRPr="00462570">
                <w:rPr>
                  <w:rFonts w:ascii="Times New Roman" w:hAnsi="Times New Roman"/>
                  <w:i w:val="0"/>
                  <w:color w:val="auto"/>
                  <w:sz w:val="26"/>
                  <w:szCs w:val="26"/>
                  <w:rPrChange w:id="1289" w:author="Weekend Nguyen" w:date="2017-09-13T20:21:00Z">
                    <w:rPr>
                      <w:rFonts w:ascii="Times New Roman" w:hAnsi="Times New Roman"/>
                      <w:sz w:val="26"/>
                      <w:szCs w:val="26"/>
                    </w:rPr>
                  </w:rPrChange>
                </w:rPr>
                <w:t>Hệ thống hiển thị giao diện cập nhật thông tin thuốc.</w:t>
              </w:r>
            </w:ins>
          </w:p>
          <w:p w:rsidR="003B276E" w:rsidRPr="00462570" w:rsidRDefault="003B276E">
            <w:pPr>
              <w:pStyle w:val="InfoBlue"/>
              <w:numPr>
                <w:ilvl w:val="0"/>
                <w:numId w:val="22"/>
              </w:numPr>
              <w:spacing w:before="0" w:line="240" w:lineRule="auto"/>
              <w:rPr>
                <w:ins w:id="1290" w:author="Windows User" w:date="2017-08-27T10:38:00Z"/>
                <w:rFonts w:ascii="Times New Roman" w:hAnsi="Times New Roman"/>
                <w:i w:val="0"/>
                <w:color w:val="auto"/>
                <w:sz w:val="26"/>
                <w:szCs w:val="26"/>
                <w:rPrChange w:id="1291" w:author="Weekend Nguyen" w:date="2017-09-13T20:21:00Z">
                  <w:rPr>
                    <w:ins w:id="1292" w:author="Windows User" w:date="2017-08-27T10:38:00Z"/>
                    <w:rFonts w:ascii="Times New Roman" w:hAnsi="Times New Roman"/>
                    <w:sz w:val="26"/>
                    <w:szCs w:val="26"/>
                  </w:rPr>
                </w:rPrChange>
              </w:rPr>
              <w:pPrChange w:id="1293" w:author="Windows User" w:date="2017-08-27T10:47:00Z">
                <w:pPr>
                  <w:pStyle w:val="InfoBlue"/>
                  <w:spacing w:before="0" w:line="240" w:lineRule="auto"/>
                </w:pPr>
              </w:pPrChange>
            </w:pPr>
            <w:ins w:id="1294" w:author="Windows User" w:date="2017-08-27T10:38:00Z">
              <w:r w:rsidRPr="00462570">
                <w:rPr>
                  <w:rFonts w:ascii="Times New Roman" w:hAnsi="Times New Roman"/>
                  <w:i w:val="0"/>
                  <w:color w:val="auto"/>
                  <w:sz w:val="26"/>
                  <w:szCs w:val="26"/>
                  <w:rPrChange w:id="1295" w:author="Weekend Nguyen" w:date="2017-09-13T20:21:00Z">
                    <w:rPr>
                      <w:rFonts w:ascii="Times New Roman" w:hAnsi="Times New Roman"/>
                      <w:sz w:val="26"/>
                      <w:szCs w:val="26"/>
                    </w:rPr>
                  </w:rPrChange>
                </w:rPr>
                <w:t>Nhân viên quản lý thuốc nhập thông tin loại thuốc cần cập nhật.</w:t>
              </w:r>
            </w:ins>
          </w:p>
          <w:p w:rsidR="003B276E" w:rsidRPr="00462570" w:rsidRDefault="003B276E">
            <w:pPr>
              <w:pStyle w:val="InfoBlue"/>
              <w:numPr>
                <w:ilvl w:val="0"/>
                <w:numId w:val="22"/>
              </w:numPr>
              <w:spacing w:before="0" w:line="240" w:lineRule="auto"/>
              <w:rPr>
                <w:ins w:id="1296" w:author="Windows User" w:date="2017-08-27T10:39:00Z"/>
                <w:rFonts w:ascii="Times New Roman" w:hAnsi="Times New Roman"/>
                <w:i w:val="0"/>
                <w:color w:val="auto"/>
                <w:sz w:val="26"/>
                <w:szCs w:val="26"/>
                <w:rPrChange w:id="1297" w:author="Weekend Nguyen" w:date="2017-09-13T20:21:00Z">
                  <w:rPr>
                    <w:ins w:id="1298" w:author="Windows User" w:date="2017-08-27T10:39:00Z"/>
                    <w:rFonts w:ascii="Times New Roman" w:hAnsi="Times New Roman"/>
                    <w:sz w:val="26"/>
                    <w:szCs w:val="26"/>
                  </w:rPr>
                </w:rPrChange>
              </w:rPr>
              <w:pPrChange w:id="1299" w:author="Windows User" w:date="2017-08-27T10:36:00Z">
                <w:pPr>
                  <w:pStyle w:val="InfoBlue"/>
                  <w:spacing w:before="0" w:line="240" w:lineRule="auto"/>
                </w:pPr>
              </w:pPrChange>
            </w:pPr>
            <w:ins w:id="1300" w:author="Windows User" w:date="2017-08-27T10:39:00Z">
              <w:r w:rsidRPr="00462570">
                <w:rPr>
                  <w:rFonts w:ascii="Times New Roman" w:hAnsi="Times New Roman"/>
                  <w:i w:val="0"/>
                  <w:color w:val="auto"/>
                  <w:sz w:val="26"/>
                  <w:szCs w:val="26"/>
                  <w:rPrChange w:id="1301" w:author="Weekend Nguyen" w:date="2017-09-13T20:21:00Z">
                    <w:rPr>
                      <w:rFonts w:ascii="Times New Roman" w:hAnsi="Times New Roman"/>
                      <w:sz w:val="26"/>
                      <w:szCs w:val="26"/>
                    </w:rPr>
                  </w:rPrChange>
                </w:rPr>
                <w:t>Hệ thống lưu thông tin vừa nhập.</w:t>
              </w:r>
            </w:ins>
          </w:p>
          <w:p w:rsidR="003B276E" w:rsidRPr="00462570" w:rsidRDefault="003B276E">
            <w:pPr>
              <w:pStyle w:val="InfoBlue"/>
              <w:numPr>
                <w:ilvl w:val="0"/>
                <w:numId w:val="22"/>
              </w:numPr>
              <w:spacing w:before="0" w:line="240" w:lineRule="auto"/>
              <w:rPr>
                <w:ins w:id="1302" w:author="Windows User" w:date="2017-08-27T10:32:00Z"/>
                <w:rFonts w:ascii="Times New Roman" w:hAnsi="Times New Roman"/>
                <w:i w:val="0"/>
                <w:color w:val="auto"/>
                <w:sz w:val="26"/>
                <w:szCs w:val="26"/>
                <w:rPrChange w:id="1303" w:author="Weekend Nguyen" w:date="2017-09-13T20:21:00Z">
                  <w:rPr>
                    <w:ins w:id="1304" w:author="Windows User" w:date="2017-08-27T10:32:00Z"/>
                    <w:rFonts w:ascii="Times New Roman" w:hAnsi="Times New Roman"/>
                    <w:sz w:val="26"/>
                    <w:szCs w:val="26"/>
                  </w:rPr>
                </w:rPrChange>
              </w:rPr>
              <w:pPrChange w:id="1305" w:author="Windows User" w:date="2017-08-27T10:36:00Z">
                <w:pPr>
                  <w:pStyle w:val="InfoBlue"/>
                  <w:spacing w:before="0" w:line="240" w:lineRule="auto"/>
                </w:pPr>
              </w:pPrChange>
            </w:pPr>
            <w:ins w:id="1306" w:author="Windows User" w:date="2017-08-27T10:39:00Z">
              <w:r w:rsidRPr="00462570">
                <w:rPr>
                  <w:rFonts w:ascii="Times New Roman" w:hAnsi="Times New Roman"/>
                  <w:i w:val="0"/>
                  <w:color w:val="auto"/>
                  <w:sz w:val="26"/>
                  <w:szCs w:val="26"/>
                  <w:rPrChange w:id="1307" w:author="Weekend Nguyen" w:date="2017-09-13T20:21:00Z">
                    <w:rPr>
                      <w:rFonts w:ascii="Times New Roman" w:hAnsi="Times New Roman"/>
                      <w:sz w:val="26"/>
                      <w:szCs w:val="26"/>
                    </w:rPr>
                  </w:rPrChange>
                </w:rPr>
                <w:t>Hệ thống thông báo cập nhật thành công.</w:t>
              </w:r>
            </w:ins>
          </w:p>
        </w:tc>
      </w:tr>
    </w:tbl>
    <w:p w:rsidR="00AF7837" w:rsidRDefault="00AF7837" w:rsidP="00AF7837">
      <w:pPr>
        <w:pStyle w:val="Heading3"/>
        <w:spacing w:before="0" w:line="240" w:lineRule="auto"/>
        <w:rPr>
          <w:ins w:id="1308" w:author="Windows User" w:date="2017-08-27T16:06:00Z"/>
          <w:rFonts w:ascii="Times New Roman" w:hAnsi="Times New Roman"/>
          <w:sz w:val="26"/>
          <w:szCs w:val="26"/>
        </w:rPr>
      </w:pPr>
      <w:ins w:id="1309" w:author="Windows User" w:date="2017-08-27T10:32:00Z">
        <w:r>
          <w:rPr>
            <w:rFonts w:ascii="Times New Roman" w:hAnsi="Times New Roman"/>
            <w:sz w:val="26"/>
            <w:szCs w:val="26"/>
          </w:rPr>
          <w:t>Biểu đồ</w:t>
        </w:r>
      </w:ins>
    </w:p>
    <w:p w:rsidR="00BD451C" w:rsidRDefault="00BD451C">
      <w:pPr>
        <w:rPr>
          <w:ins w:id="1310" w:author="Windows User" w:date="2017-09-10T10:27:00Z"/>
        </w:rPr>
        <w:pPrChange w:id="1311" w:author="Windows User" w:date="2017-08-27T16:06:00Z">
          <w:pPr>
            <w:pStyle w:val="Heading3"/>
            <w:spacing w:before="0" w:line="240" w:lineRule="auto"/>
          </w:pPr>
        </w:pPrChange>
      </w:pPr>
      <w:ins w:id="1312" w:author="Windows User" w:date="2017-08-27T16:06:00Z">
        <w:r>
          <w:rPr>
            <w:noProof/>
            <w:rPrChange w:id="1313" w:author="Unknown">
              <w:rPr>
                <w:b w:val="0"/>
                <w:noProof/>
              </w:rPr>
            </w:rPrChange>
          </w:rPr>
          <w:drawing>
            <wp:inline distT="0" distB="0" distL="0" distR="0">
              <wp:extent cx="6698673" cy="37871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Nhat.PNG"/>
                      <pic:cNvPicPr/>
                    </pic:nvPicPr>
                    <pic:blipFill>
                      <a:blip r:embed="rId19">
                        <a:extLst>
                          <a:ext uri="{28A0092B-C50C-407E-A947-70E740481C1C}">
                            <a14:useLocalDpi xmlns:a14="http://schemas.microsoft.com/office/drawing/2010/main" val="0"/>
                          </a:ext>
                        </a:extLst>
                      </a:blip>
                      <a:stretch>
                        <a:fillRect/>
                      </a:stretch>
                    </pic:blipFill>
                    <pic:spPr>
                      <a:xfrm>
                        <a:off x="0" y="0"/>
                        <a:ext cx="6701669" cy="3788834"/>
                      </a:xfrm>
                      <a:prstGeom prst="rect">
                        <a:avLst/>
                      </a:prstGeom>
                    </pic:spPr>
                  </pic:pic>
                </a:graphicData>
              </a:graphic>
            </wp:inline>
          </w:drawing>
        </w:r>
      </w:ins>
    </w:p>
    <w:p w:rsidR="0010102A" w:rsidRPr="00BD451C" w:rsidRDefault="00A779A4">
      <w:pPr>
        <w:rPr>
          <w:ins w:id="1314" w:author="Windows User" w:date="2017-08-27T10:32:00Z"/>
          <w:rPrChange w:id="1315" w:author="Windows User" w:date="2017-08-27T16:06:00Z">
            <w:rPr>
              <w:ins w:id="1316" w:author="Windows User" w:date="2017-08-27T10:32:00Z"/>
              <w:rFonts w:ascii="Times New Roman" w:hAnsi="Times New Roman"/>
              <w:sz w:val="26"/>
              <w:szCs w:val="26"/>
            </w:rPr>
          </w:rPrChange>
        </w:rPr>
        <w:pPrChange w:id="1317" w:author="Windows User" w:date="2017-08-27T16:06:00Z">
          <w:pPr>
            <w:pStyle w:val="Heading3"/>
            <w:spacing w:before="0" w:line="240" w:lineRule="auto"/>
          </w:pPr>
        </w:pPrChange>
      </w:pPr>
      <w:ins w:id="1318" w:author="Windows User" w:date="2017-09-13T19:25:00Z">
        <w:r>
          <w:rPr>
            <w:noProof/>
            <w:rPrChange w:id="1319" w:author="Unknown">
              <w:rPr>
                <w:noProof/>
              </w:rPr>
            </w:rPrChange>
          </w:rPr>
          <w:lastRenderedPageBreak/>
          <w:drawing>
            <wp:inline distT="0" distB="0" distL="0" distR="0">
              <wp:extent cx="6511925" cy="299339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Nhat1.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2993390"/>
                      </a:xfrm>
                      <a:prstGeom prst="rect">
                        <a:avLst/>
                      </a:prstGeom>
                    </pic:spPr>
                  </pic:pic>
                </a:graphicData>
              </a:graphic>
            </wp:inline>
          </w:drawing>
        </w:r>
      </w:ins>
    </w:p>
    <w:p w:rsidR="00462570" w:rsidRDefault="00462570">
      <w:pPr>
        <w:rPr>
          <w:ins w:id="1320" w:author="Weekend Nguyen" w:date="2017-09-13T20:21:00Z"/>
          <w:rFonts w:ascii="Times New Roman" w:eastAsia="Times New Roman" w:hAnsi="Times New Roman" w:cs="Times New Roman"/>
          <w:b/>
          <w:sz w:val="26"/>
          <w:szCs w:val="26"/>
        </w:rPr>
      </w:pPr>
      <w:ins w:id="1321" w:author="Weekend Nguyen" w:date="2017-09-13T20:21:00Z">
        <w:r>
          <w:rPr>
            <w:rFonts w:ascii="Times New Roman" w:hAnsi="Times New Roman"/>
            <w:sz w:val="26"/>
            <w:szCs w:val="26"/>
          </w:rPr>
          <w:br w:type="page"/>
        </w:r>
      </w:ins>
    </w:p>
    <w:p w:rsidR="00101721" w:rsidRPr="005103C6" w:rsidRDefault="00101721" w:rsidP="00101721">
      <w:pPr>
        <w:pStyle w:val="Heading2"/>
        <w:spacing w:before="0" w:line="240" w:lineRule="auto"/>
        <w:ind w:left="600" w:hanging="600"/>
        <w:rPr>
          <w:ins w:id="1322" w:author="Windows User" w:date="2017-08-27T10:47:00Z"/>
          <w:rFonts w:ascii="Times New Roman" w:hAnsi="Times New Roman"/>
          <w:sz w:val="26"/>
          <w:szCs w:val="26"/>
        </w:rPr>
      </w:pPr>
      <w:ins w:id="1323" w:author="Windows User" w:date="2017-08-27T10:47:00Z">
        <w:r>
          <w:rPr>
            <w:rFonts w:ascii="Times New Roman" w:hAnsi="Times New Roman"/>
            <w:sz w:val="26"/>
            <w:szCs w:val="26"/>
          </w:rPr>
          <w:lastRenderedPageBreak/>
          <w:t>UC005_</w:t>
        </w:r>
        <w:del w:id="1324" w:author="Weekend Nguyen" w:date="2017-09-13T20:56:00Z">
          <w:r w:rsidDel="00FF0794">
            <w:rPr>
              <w:rFonts w:ascii="Times New Roman" w:hAnsi="Times New Roman"/>
              <w:sz w:val="26"/>
              <w:szCs w:val="26"/>
            </w:rPr>
            <w:delText>Kiểm tra  tình trạng thuốc</w:delText>
          </w:r>
        </w:del>
      </w:ins>
      <w:ins w:id="1325" w:author="Weekend Nguyen" w:date="2017-09-13T20:56:00Z">
        <w:r w:rsidR="00FF0794">
          <w:rPr>
            <w:rFonts w:ascii="Times New Roman" w:hAnsi="Times New Roman"/>
            <w:sz w:val="26"/>
            <w:szCs w:val="26"/>
          </w:rPr>
          <w:t>Xóa thuốc</w:t>
        </w:r>
      </w:ins>
      <w:ins w:id="1326" w:author="Windows User" w:date="2017-08-27T10:47:00Z">
        <w:r>
          <w:rPr>
            <w:rFonts w:ascii="Times New Roman" w:hAnsi="Times New Roman"/>
            <w:sz w:val="26"/>
            <w:szCs w:val="26"/>
          </w:rPr>
          <w:t>.</w:t>
        </w:r>
      </w:ins>
    </w:p>
    <w:p w:rsidR="00101721" w:rsidRPr="007258A8" w:rsidRDefault="00101721" w:rsidP="00101721">
      <w:pPr>
        <w:pStyle w:val="Heading3"/>
        <w:spacing w:before="0" w:line="240" w:lineRule="auto"/>
        <w:rPr>
          <w:ins w:id="1327" w:author="Windows User" w:date="2017-08-27T10:47:00Z"/>
          <w:rFonts w:ascii="Times New Roman" w:hAnsi="Times New Roman"/>
          <w:sz w:val="26"/>
          <w:szCs w:val="26"/>
        </w:rPr>
      </w:pPr>
      <w:ins w:id="1328" w:author="Windows User" w:date="2017-08-27T10:47:00Z">
        <w:r>
          <w:rPr>
            <w:rFonts w:ascii="Times New Roman" w:hAnsi="Times New Roman"/>
            <w:sz w:val="26"/>
            <w:szCs w:val="26"/>
          </w:rPr>
          <w:t>Mô tả use case UC005</w:t>
        </w:r>
      </w:ins>
    </w:p>
    <w:tbl>
      <w:tblPr>
        <w:tblStyle w:val="TableGrid"/>
        <w:tblW w:w="5000" w:type="pct"/>
        <w:jc w:val="center"/>
        <w:tblLook w:val="01E0" w:firstRow="1" w:lastRow="1" w:firstColumn="1" w:lastColumn="1" w:noHBand="0" w:noVBand="0"/>
      </w:tblPr>
      <w:tblGrid>
        <w:gridCol w:w="2592"/>
        <w:gridCol w:w="7653"/>
      </w:tblGrid>
      <w:tr w:rsidR="00101721" w:rsidRPr="005103C6" w:rsidTr="00E16E77">
        <w:trPr>
          <w:jc w:val="center"/>
          <w:ins w:id="1329" w:author="Windows User" w:date="2017-08-27T10:47:00Z"/>
        </w:trPr>
        <w:tc>
          <w:tcPr>
            <w:tcW w:w="5000" w:type="pct"/>
            <w:gridSpan w:val="2"/>
          </w:tcPr>
          <w:p w:rsidR="00101721" w:rsidRPr="005103C6" w:rsidRDefault="00101721" w:rsidP="00091F23">
            <w:pPr>
              <w:spacing w:after="120"/>
              <w:rPr>
                <w:ins w:id="1330" w:author="Windows User" w:date="2017-08-27T10:47:00Z"/>
                <w:rFonts w:ascii="Times New Roman" w:hAnsi="Times New Roman" w:cs="Times New Roman"/>
                <w:b/>
                <w:sz w:val="26"/>
                <w:szCs w:val="26"/>
              </w:rPr>
              <w:pPrChange w:id="1331" w:author="Weekend Nguyen" w:date="2017-09-13T20:54:00Z">
                <w:pPr>
                  <w:spacing w:after="120"/>
                </w:pPr>
              </w:pPrChange>
            </w:pPr>
            <w:ins w:id="1332" w:author="Windows User" w:date="2017-08-27T10:47:00Z">
              <w:r w:rsidRPr="005103C6">
                <w:rPr>
                  <w:rFonts w:ascii="Times New Roman" w:hAnsi="Times New Roman" w:cs="Times New Roman"/>
                  <w:b/>
                  <w:sz w:val="26"/>
                  <w:szCs w:val="26"/>
                </w:rPr>
                <w:t xml:space="preserve">Use case: </w:t>
              </w:r>
            </w:ins>
            <w:ins w:id="1333" w:author="Windows User" w:date="2017-08-27T10:50:00Z">
              <w:del w:id="1334" w:author="Weekend Nguyen" w:date="2017-09-13T20:54:00Z">
                <w:r w:rsidDel="00091F23">
                  <w:rPr>
                    <w:rFonts w:ascii="Times New Roman" w:hAnsi="Times New Roman" w:cs="Times New Roman"/>
                    <w:b/>
                    <w:sz w:val="26"/>
                    <w:szCs w:val="26"/>
                  </w:rPr>
                  <w:delText>Kiểm tra tình trạng thuốc.</w:delText>
                </w:r>
              </w:del>
            </w:ins>
            <w:ins w:id="1335" w:author="Weekend Nguyen" w:date="2017-09-13T20:57:00Z">
              <w:r w:rsidR="000F5CDD">
                <w:rPr>
                  <w:rFonts w:ascii="Times New Roman" w:hAnsi="Times New Roman"/>
                  <w:sz w:val="26"/>
                  <w:szCs w:val="26"/>
                </w:rPr>
                <w:t xml:space="preserve"> </w:t>
              </w:r>
              <w:r w:rsidR="000F5CDD" w:rsidRPr="000F5CDD">
                <w:rPr>
                  <w:rFonts w:ascii="Times New Roman" w:hAnsi="Times New Roman"/>
                  <w:b/>
                  <w:sz w:val="26"/>
                  <w:szCs w:val="26"/>
                  <w:rPrChange w:id="1336" w:author="Weekend Nguyen" w:date="2017-09-13T20:57:00Z">
                    <w:rPr>
                      <w:rFonts w:ascii="Times New Roman" w:hAnsi="Times New Roman"/>
                      <w:sz w:val="26"/>
                      <w:szCs w:val="26"/>
                    </w:rPr>
                  </w:rPrChange>
                </w:rPr>
                <w:t>UC005_Xóa thuốc</w:t>
              </w:r>
            </w:ins>
          </w:p>
        </w:tc>
      </w:tr>
      <w:tr w:rsidR="00101721" w:rsidRPr="005103C6" w:rsidTr="00E16E77">
        <w:trPr>
          <w:jc w:val="center"/>
          <w:ins w:id="1337" w:author="Windows User" w:date="2017-08-27T10:47:00Z"/>
        </w:trPr>
        <w:tc>
          <w:tcPr>
            <w:tcW w:w="1265" w:type="pct"/>
          </w:tcPr>
          <w:p w:rsidR="00101721" w:rsidRPr="005103C6" w:rsidRDefault="00101721" w:rsidP="00E16E77">
            <w:pPr>
              <w:pStyle w:val="TableHeader"/>
              <w:spacing w:before="0"/>
              <w:rPr>
                <w:ins w:id="1338" w:author="Windows User" w:date="2017-08-27T10:47:00Z"/>
                <w:rFonts w:ascii="Times New Roman" w:hAnsi="Times New Roman" w:cs="Times New Roman"/>
                <w:b w:val="0"/>
                <w:sz w:val="26"/>
                <w:szCs w:val="26"/>
              </w:rPr>
            </w:pPr>
            <w:ins w:id="1339" w:author="Windows User" w:date="2017-08-27T10:47:00Z">
              <w:r w:rsidRPr="005103C6">
                <w:rPr>
                  <w:rFonts w:ascii="Times New Roman" w:hAnsi="Times New Roman" w:cs="Times New Roman"/>
                  <w:b w:val="0"/>
                  <w:sz w:val="26"/>
                  <w:szCs w:val="26"/>
                </w:rPr>
                <w:t>Mục đích:</w:t>
              </w:r>
            </w:ins>
          </w:p>
        </w:tc>
        <w:tc>
          <w:tcPr>
            <w:tcW w:w="3735" w:type="pct"/>
          </w:tcPr>
          <w:p w:rsidR="00101721" w:rsidRPr="00462570" w:rsidRDefault="00101721" w:rsidP="00E16E77">
            <w:pPr>
              <w:pStyle w:val="InfoBlue"/>
              <w:spacing w:before="0" w:line="240" w:lineRule="auto"/>
              <w:rPr>
                <w:ins w:id="1340" w:author="Windows User" w:date="2017-08-27T10:47:00Z"/>
                <w:rFonts w:ascii="Times New Roman" w:hAnsi="Times New Roman"/>
                <w:i w:val="0"/>
                <w:color w:val="auto"/>
                <w:sz w:val="26"/>
                <w:szCs w:val="26"/>
                <w:rPrChange w:id="1341" w:author="Weekend Nguyen" w:date="2017-09-13T20:21:00Z">
                  <w:rPr>
                    <w:ins w:id="1342" w:author="Windows User" w:date="2017-08-27T10:47:00Z"/>
                    <w:rFonts w:ascii="Times New Roman" w:hAnsi="Times New Roman"/>
                    <w:sz w:val="26"/>
                    <w:szCs w:val="26"/>
                  </w:rPr>
                </w:rPrChange>
              </w:rPr>
            </w:pPr>
            <w:ins w:id="1343" w:author="Windows User" w:date="2017-08-27T10:47:00Z">
              <w:del w:id="1344" w:author="Weekend Nguyen" w:date="2017-09-13T20:57:00Z">
                <w:r w:rsidRPr="00462570" w:rsidDel="000F5CDD">
                  <w:rPr>
                    <w:rFonts w:ascii="Times New Roman" w:hAnsi="Times New Roman"/>
                    <w:i w:val="0"/>
                    <w:color w:val="auto"/>
                    <w:sz w:val="26"/>
                    <w:szCs w:val="26"/>
                    <w:rPrChange w:id="1345" w:author="Weekend Nguyen" w:date="2017-09-13T20:21:00Z">
                      <w:rPr>
                        <w:rFonts w:ascii="Times New Roman" w:hAnsi="Times New Roman"/>
                        <w:sz w:val="26"/>
                        <w:szCs w:val="26"/>
                      </w:rPr>
                    </w:rPrChange>
                  </w:rPr>
                  <w:delText>Biết được loại thuốc nào hết hạn, chưa hết hạn.</w:delText>
                </w:r>
              </w:del>
            </w:ins>
          </w:p>
        </w:tc>
      </w:tr>
      <w:tr w:rsidR="00101721" w:rsidRPr="005103C6" w:rsidTr="00E16E77">
        <w:trPr>
          <w:jc w:val="center"/>
          <w:ins w:id="1346" w:author="Windows User" w:date="2017-08-27T10:47:00Z"/>
        </w:trPr>
        <w:tc>
          <w:tcPr>
            <w:tcW w:w="1265" w:type="pct"/>
          </w:tcPr>
          <w:p w:rsidR="00101721" w:rsidRPr="005103C6" w:rsidRDefault="00101721" w:rsidP="00E16E77">
            <w:pPr>
              <w:pStyle w:val="TableHeader"/>
              <w:spacing w:before="0"/>
              <w:rPr>
                <w:ins w:id="1347" w:author="Windows User" w:date="2017-08-27T10:47:00Z"/>
                <w:rFonts w:ascii="Times New Roman" w:hAnsi="Times New Roman" w:cs="Times New Roman"/>
                <w:b w:val="0"/>
                <w:sz w:val="26"/>
                <w:szCs w:val="26"/>
              </w:rPr>
            </w:pPr>
            <w:ins w:id="1348" w:author="Windows User" w:date="2017-08-27T10:47:00Z">
              <w:r w:rsidRPr="005103C6">
                <w:rPr>
                  <w:rFonts w:ascii="Times New Roman" w:hAnsi="Times New Roman" w:cs="Times New Roman"/>
                  <w:b w:val="0"/>
                  <w:sz w:val="26"/>
                  <w:szCs w:val="26"/>
                </w:rPr>
                <w:t>Mô tả:</w:t>
              </w:r>
            </w:ins>
          </w:p>
        </w:tc>
        <w:tc>
          <w:tcPr>
            <w:tcW w:w="3735" w:type="pct"/>
          </w:tcPr>
          <w:p w:rsidR="00101721" w:rsidRPr="00462570" w:rsidRDefault="00101721" w:rsidP="00E16E77">
            <w:pPr>
              <w:pStyle w:val="InfoBlue"/>
              <w:spacing w:before="0" w:line="240" w:lineRule="auto"/>
              <w:rPr>
                <w:ins w:id="1349" w:author="Windows User" w:date="2017-08-27T10:47:00Z"/>
                <w:rFonts w:ascii="Times New Roman" w:hAnsi="Times New Roman"/>
                <w:i w:val="0"/>
                <w:color w:val="auto"/>
                <w:sz w:val="26"/>
                <w:szCs w:val="26"/>
                <w:rPrChange w:id="1350" w:author="Weekend Nguyen" w:date="2017-09-13T20:21:00Z">
                  <w:rPr>
                    <w:ins w:id="1351" w:author="Windows User" w:date="2017-08-27T10:47:00Z"/>
                    <w:rFonts w:ascii="Times New Roman" w:hAnsi="Times New Roman"/>
                    <w:sz w:val="26"/>
                    <w:szCs w:val="26"/>
                  </w:rPr>
                </w:rPrChange>
              </w:rPr>
            </w:pPr>
            <w:ins w:id="1352" w:author="Windows User" w:date="2017-08-27T10:51:00Z">
              <w:del w:id="1353" w:author="Weekend Nguyen" w:date="2017-09-13T20:57:00Z">
                <w:r w:rsidRPr="00462570" w:rsidDel="000F5CDD">
                  <w:rPr>
                    <w:rFonts w:ascii="Times New Roman" w:hAnsi="Times New Roman"/>
                    <w:i w:val="0"/>
                    <w:color w:val="auto"/>
                    <w:sz w:val="26"/>
                    <w:szCs w:val="26"/>
                    <w:rPrChange w:id="1354" w:author="Weekend Nguyen" w:date="2017-09-13T20:21:00Z">
                      <w:rPr>
                        <w:rFonts w:ascii="Times New Roman" w:hAnsi="Times New Roman"/>
                        <w:sz w:val="26"/>
                        <w:szCs w:val="26"/>
                      </w:rPr>
                    </w:rPrChange>
                  </w:rPr>
                  <w:delText>Use case cho phép tìm kiểm tra thông tin thuốc để biết được tình trạng của thuốc.</w:delText>
                </w:r>
              </w:del>
            </w:ins>
          </w:p>
        </w:tc>
      </w:tr>
      <w:tr w:rsidR="00101721" w:rsidRPr="005103C6" w:rsidTr="00E16E77">
        <w:trPr>
          <w:jc w:val="center"/>
          <w:ins w:id="1355" w:author="Windows User" w:date="2017-08-27T10:47:00Z"/>
        </w:trPr>
        <w:tc>
          <w:tcPr>
            <w:tcW w:w="1265" w:type="pct"/>
          </w:tcPr>
          <w:p w:rsidR="00101721" w:rsidRPr="005103C6" w:rsidRDefault="00101721" w:rsidP="00E16E77">
            <w:pPr>
              <w:pStyle w:val="TableHeader"/>
              <w:spacing w:before="0"/>
              <w:rPr>
                <w:ins w:id="1356" w:author="Windows User" w:date="2017-08-27T10:47:00Z"/>
                <w:rFonts w:ascii="Times New Roman" w:hAnsi="Times New Roman" w:cs="Times New Roman"/>
                <w:b w:val="0"/>
                <w:sz w:val="26"/>
                <w:szCs w:val="26"/>
              </w:rPr>
            </w:pPr>
            <w:ins w:id="1357" w:author="Windows User" w:date="2017-08-27T10:47:00Z">
              <w:r w:rsidRPr="005103C6">
                <w:rPr>
                  <w:rFonts w:ascii="Times New Roman" w:hAnsi="Times New Roman" w:cs="Times New Roman"/>
                  <w:b w:val="0"/>
                  <w:sz w:val="26"/>
                  <w:szCs w:val="26"/>
                </w:rPr>
                <w:t>Tác nhân:</w:t>
              </w:r>
            </w:ins>
          </w:p>
        </w:tc>
        <w:tc>
          <w:tcPr>
            <w:tcW w:w="3735" w:type="pct"/>
          </w:tcPr>
          <w:p w:rsidR="00101721" w:rsidRPr="00462570" w:rsidRDefault="00101721" w:rsidP="00E16E77">
            <w:pPr>
              <w:pStyle w:val="InfoBlue"/>
              <w:spacing w:before="0" w:line="240" w:lineRule="auto"/>
              <w:rPr>
                <w:ins w:id="1358" w:author="Windows User" w:date="2017-08-27T10:47:00Z"/>
                <w:rFonts w:ascii="Times New Roman" w:hAnsi="Times New Roman"/>
                <w:i w:val="0"/>
                <w:color w:val="auto"/>
                <w:sz w:val="26"/>
                <w:szCs w:val="26"/>
                <w:rPrChange w:id="1359" w:author="Weekend Nguyen" w:date="2017-09-13T20:21:00Z">
                  <w:rPr>
                    <w:ins w:id="1360" w:author="Windows User" w:date="2017-08-27T10:47:00Z"/>
                    <w:rFonts w:ascii="Times New Roman" w:hAnsi="Times New Roman"/>
                    <w:sz w:val="26"/>
                    <w:szCs w:val="26"/>
                  </w:rPr>
                </w:rPrChange>
              </w:rPr>
            </w:pPr>
            <w:ins w:id="1361" w:author="Windows User" w:date="2017-08-27T10:53:00Z">
              <w:del w:id="1362" w:author="Weekend Nguyen" w:date="2017-09-13T20:57:00Z">
                <w:r w:rsidRPr="00462570" w:rsidDel="000F5CDD">
                  <w:rPr>
                    <w:rFonts w:ascii="Times New Roman" w:hAnsi="Times New Roman"/>
                    <w:i w:val="0"/>
                    <w:color w:val="auto"/>
                    <w:sz w:val="26"/>
                    <w:szCs w:val="26"/>
                    <w:rPrChange w:id="1363" w:author="Weekend Nguyen" w:date="2017-09-13T20:21:00Z">
                      <w:rPr>
                        <w:rFonts w:ascii="Times New Roman" w:hAnsi="Times New Roman"/>
                        <w:sz w:val="26"/>
                        <w:szCs w:val="26"/>
                      </w:rPr>
                    </w:rPrChange>
                  </w:rPr>
                  <w:delText>Nhân viên quản lý thuốc.</w:delText>
                </w:r>
              </w:del>
            </w:ins>
          </w:p>
        </w:tc>
      </w:tr>
      <w:tr w:rsidR="00101721" w:rsidRPr="005103C6" w:rsidTr="00E16E77">
        <w:trPr>
          <w:jc w:val="center"/>
          <w:ins w:id="1364" w:author="Windows User" w:date="2017-08-27T10:47:00Z"/>
        </w:trPr>
        <w:tc>
          <w:tcPr>
            <w:tcW w:w="1265" w:type="pct"/>
          </w:tcPr>
          <w:p w:rsidR="00101721" w:rsidRPr="005103C6" w:rsidRDefault="00101721" w:rsidP="00E16E77">
            <w:pPr>
              <w:pStyle w:val="TableHeader"/>
              <w:spacing w:before="0"/>
              <w:rPr>
                <w:ins w:id="1365" w:author="Windows User" w:date="2017-08-27T10:47:00Z"/>
                <w:rFonts w:ascii="Times New Roman" w:hAnsi="Times New Roman" w:cs="Times New Roman"/>
                <w:b w:val="0"/>
                <w:sz w:val="26"/>
                <w:szCs w:val="26"/>
              </w:rPr>
            </w:pPr>
            <w:ins w:id="1366" w:author="Windows User" w:date="2017-08-27T10:47:00Z">
              <w:r w:rsidRPr="005103C6">
                <w:rPr>
                  <w:rFonts w:ascii="Times New Roman" w:hAnsi="Times New Roman" w:cs="Times New Roman"/>
                  <w:b w:val="0"/>
                  <w:sz w:val="26"/>
                  <w:szCs w:val="26"/>
                </w:rPr>
                <w:t>Điều kiện trước:</w:t>
              </w:r>
            </w:ins>
          </w:p>
        </w:tc>
        <w:tc>
          <w:tcPr>
            <w:tcW w:w="3735" w:type="pct"/>
          </w:tcPr>
          <w:p w:rsidR="00101721" w:rsidRPr="00462570" w:rsidRDefault="00101721" w:rsidP="00E16E77">
            <w:pPr>
              <w:pStyle w:val="InfoBlue"/>
              <w:spacing w:before="0" w:line="240" w:lineRule="auto"/>
              <w:rPr>
                <w:ins w:id="1367" w:author="Windows User" w:date="2017-08-27T10:47:00Z"/>
                <w:rFonts w:ascii="Times New Roman" w:hAnsi="Times New Roman"/>
                <w:i w:val="0"/>
                <w:color w:val="auto"/>
                <w:sz w:val="26"/>
                <w:szCs w:val="26"/>
                <w:rPrChange w:id="1368" w:author="Weekend Nguyen" w:date="2017-09-13T20:21:00Z">
                  <w:rPr>
                    <w:ins w:id="1369" w:author="Windows User" w:date="2017-08-27T10:47:00Z"/>
                    <w:rFonts w:ascii="Times New Roman" w:hAnsi="Times New Roman"/>
                    <w:sz w:val="26"/>
                    <w:szCs w:val="26"/>
                  </w:rPr>
                </w:rPrChange>
              </w:rPr>
            </w:pPr>
            <w:ins w:id="1370" w:author="Windows User" w:date="2017-08-27T10:47:00Z">
              <w:del w:id="1371" w:author="Weekend Nguyen" w:date="2017-09-13T20:57:00Z">
                <w:r w:rsidRPr="00462570" w:rsidDel="000F5CDD">
                  <w:rPr>
                    <w:rFonts w:ascii="Times New Roman" w:hAnsi="Times New Roman"/>
                    <w:i w:val="0"/>
                    <w:color w:val="auto"/>
                    <w:sz w:val="26"/>
                    <w:szCs w:val="26"/>
                    <w:rPrChange w:id="1372" w:author="Weekend Nguyen" w:date="2017-09-13T20:21:00Z">
                      <w:rPr>
                        <w:rFonts w:ascii="Times New Roman" w:hAnsi="Times New Roman"/>
                        <w:sz w:val="26"/>
                        <w:szCs w:val="26"/>
                      </w:rPr>
                    </w:rPrChange>
                  </w:rPr>
                  <w:delText>Nhân viên quản lý thuốc đăng nhập thành công.</w:delText>
                </w:r>
              </w:del>
            </w:ins>
          </w:p>
        </w:tc>
      </w:tr>
      <w:tr w:rsidR="00101721" w:rsidRPr="005103C6" w:rsidTr="00E16E77">
        <w:trPr>
          <w:jc w:val="center"/>
          <w:ins w:id="1373" w:author="Windows User" w:date="2017-08-27T10:47:00Z"/>
        </w:trPr>
        <w:tc>
          <w:tcPr>
            <w:tcW w:w="1265" w:type="pct"/>
          </w:tcPr>
          <w:p w:rsidR="00101721" w:rsidRPr="005103C6" w:rsidRDefault="00101721" w:rsidP="00E16E77">
            <w:pPr>
              <w:pStyle w:val="TableHeader"/>
              <w:spacing w:before="0"/>
              <w:rPr>
                <w:ins w:id="1374" w:author="Windows User" w:date="2017-08-27T10:47:00Z"/>
                <w:rFonts w:ascii="Times New Roman" w:hAnsi="Times New Roman" w:cs="Times New Roman"/>
                <w:b w:val="0"/>
                <w:sz w:val="26"/>
                <w:szCs w:val="26"/>
              </w:rPr>
            </w:pPr>
            <w:ins w:id="1375" w:author="Windows User" w:date="2017-08-27T10:47:00Z">
              <w:r w:rsidRPr="005103C6">
                <w:rPr>
                  <w:rFonts w:ascii="Times New Roman" w:hAnsi="Times New Roman" w:cs="Times New Roman"/>
                  <w:b w:val="0"/>
                  <w:sz w:val="26"/>
                  <w:szCs w:val="26"/>
                </w:rPr>
                <w:t>Điều kiện sau:</w:t>
              </w:r>
            </w:ins>
          </w:p>
        </w:tc>
        <w:tc>
          <w:tcPr>
            <w:tcW w:w="3735" w:type="pct"/>
          </w:tcPr>
          <w:p w:rsidR="00101721" w:rsidRPr="00462570" w:rsidRDefault="00101721" w:rsidP="00E16E77">
            <w:pPr>
              <w:pStyle w:val="InfoBlue"/>
              <w:spacing w:before="0" w:line="240" w:lineRule="auto"/>
              <w:rPr>
                <w:ins w:id="1376" w:author="Windows User" w:date="2017-08-27T10:47:00Z"/>
                <w:rFonts w:ascii="Times New Roman" w:hAnsi="Times New Roman"/>
                <w:i w:val="0"/>
                <w:color w:val="auto"/>
                <w:sz w:val="26"/>
                <w:szCs w:val="26"/>
                <w:rPrChange w:id="1377" w:author="Weekend Nguyen" w:date="2017-09-13T20:21:00Z">
                  <w:rPr>
                    <w:ins w:id="1378" w:author="Windows User" w:date="2017-08-27T10:47:00Z"/>
                    <w:rFonts w:ascii="Times New Roman" w:hAnsi="Times New Roman"/>
                    <w:sz w:val="26"/>
                    <w:szCs w:val="26"/>
                  </w:rPr>
                </w:rPrChange>
              </w:rPr>
            </w:pPr>
            <w:ins w:id="1379" w:author="Windows User" w:date="2017-08-27T10:47:00Z">
              <w:del w:id="1380" w:author="Weekend Nguyen" w:date="2017-09-13T20:57:00Z">
                <w:r w:rsidRPr="00462570" w:rsidDel="000F5CDD">
                  <w:rPr>
                    <w:rFonts w:ascii="Times New Roman" w:hAnsi="Times New Roman"/>
                    <w:i w:val="0"/>
                    <w:color w:val="auto"/>
                    <w:sz w:val="26"/>
                    <w:szCs w:val="26"/>
                    <w:rPrChange w:id="1381" w:author="Weekend Nguyen" w:date="2017-09-13T20:21:00Z">
                      <w:rPr>
                        <w:rFonts w:ascii="Times New Roman" w:hAnsi="Times New Roman"/>
                        <w:sz w:val="26"/>
                        <w:szCs w:val="26"/>
                      </w:rPr>
                    </w:rPrChange>
                  </w:rPr>
                  <w:delText>Thuốc hết hạn hay chưa hết hạn.</w:delText>
                </w:r>
              </w:del>
            </w:ins>
          </w:p>
        </w:tc>
      </w:tr>
      <w:tr w:rsidR="00101721" w:rsidRPr="005103C6" w:rsidTr="00E16E77">
        <w:trPr>
          <w:jc w:val="center"/>
          <w:ins w:id="1382" w:author="Windows User" w:date="2017-08-27T10:47:00Z"/>
        </w:trPr>
        <w:tc>
          <w:tcPr>
            <w:tcW w:w="1265" w:type="pct"/>
          </w:tcPr>
          <w:p w:rsidR="00101721" w:rsidRPr="005103C6" w:rsidRDefault="00101721" w:rsidP="00E16E77">
            <w:pPr>
              <w:pStyle w:val="TableHeader"/>
              <w:spacing w:before="0"/>
              <w:rPr>
                <w:ins w:id="1383" w:author="Windows User" w:date="2017-08-27T10:47:00Z"/>
                <w:rFonts w:ascii="Times New Roman" w:hAnsi="Times New Roman" w:cs="Times New Roman"/>
                <w:b w:val="0"/>
                <w:sz w:val="26"/>
                <w:szCs w:val="26"/>
              </w:rPr>
            </w:pPr>
            <w:ins w:id="1384" w:author="Windows User" w:date="2017-08-27T10:47:00Z">
              <w:r w:rsidRPr="005103C6">
                <w:rPr>
                  <w:rFonts w:ascii="Times New Roman" w:hAnsi="Times New Roman" w:cs="Times New Roman"/>
                  <w:b w:val="0"/>
                  <w:sz w:val="26"/>
                  <w:szCs w:val="26"/>
                </w:rPr>
                <w:t>Luồng sự kiện chính (Basic flows)</w:t>
              </w:r>
            </w:ins>
          </w:p>
        </w:tc>
        <w:tc>
          <w:tcPr>
            <w:tcW w:w="3735" w:type="pct"/>
          </w:tcPr>
          <w:p w:rsidR="00101721" w:rsidRPr="00462570" w:rsidDel="000F5CDD" w:rsidRDefault="00101721" w:rsidP="000F5CDD">
            <w:pPr>
              <w:pStyle w:val="InfoBlue"/>
              <w:spacing w:before="0" w:line="240" w:lineRule="auto"/>
              <w:ind w:left="720"/>
              <w:rPr>
                <w:ins w:id="1385" w:author="Windows User" w:date="2017-08-27T10:57:00Z"/>
                <w:del w:id="1386" w:author="Weekend Nguyen" w:date="2017-09-13T20:57:00Z"/>
                <w:rFonts w:ascii="Times New Roman" w:hAnsi="Times New Roman"/>
                <w:i w:val="0"/>
                <w:color w:val="auto"/>
                <w:sz w:val="26"/>
                <w:szCs w:val="26"/>
                <w:rPrChange w:id="1387" w:author="Weekend Nguyen" w:date="2017-09-13T20:21:00Z">
                  <w:rPr>
                    <w:ins w:id="1388" w:author="Windows User" w:date="2017-08-27T10:57:00Z"/>
                    <w:del w:id="1389" w:author="Weekend Nguyen" w:date="2017-09-13T20:57:00Z"/>
                    <w:rFonts w:ascii="Times New Roman" w:hAnsi="Times New Roman"/>
                    <w:sz w:val="26"/>
                    <w:szCs w:val="26"/>
                  </w:rPr>
                </w:rPrChange>
              </w:rPr>
              <w:pPrChange w:id="1390" w:author="Weekend Nguyen" w:date="2017-09-13T20:57:00Z">
                <w:pPr>
                  <w:pStyle w:val="InfoBlue"/>
                  <w:spacing w:before="0" w:line="240" w:lineRule="auto"/>
                </w:pPr>
              </w:pPrChange>
            </w:pPr>
            <w:ins w:id="1391" w:author="Windows User" w:date="2017-08-27T10:56:00Z">
              <w:del w:id="1392" w:author="Weekend Nguyen" w:date="2017-09-13T20:57:00Z">
                <w:r w:rsidRPr="00462570" w:rsidDel="000F5CDD">
                  <w:rPr>
                    <w:rFonts w:ascii="Times New Roman" w:hAnsi="Times New Roman"/>
                    <w:i w:val="0"/>
                    <w:color w:val="auto"/>
                    <w:sz w:val="26"/>
                    <w:szCs w:val="26"/>
                    <w:rPrChange w:id="1393" w:author="Weekend Nguyen" w:date="2017-09-13T20:21:00Z">
                      <w:rPr>
                        <w:rFonts w:ascii="Times New Roman" w:hAnsi="Times New Roman"/>
                        <w:sz w:val="26"/>
                        <w:szCs w:val="26"/>
                      </w:rPr>
                    </w:rPrChange>
                  </w:rPr>
                  <w:delText xml:space="preserve">Nhân viên quản lúy thuốc chọn chức năng </w:delText>
                </w:r>
              </w:del>
            </w:ins>
            <w:ins w:id="1394" w:author="Windows User" w:date="2017-08-27T10:57:00Z">
              <w:del w:id="1395" w:author="Weekend Nguyen" w:date="2017-09-13T20:57:00Z">
                <w:r w:rsidRPr="00462570" w:rsidDel="000F5CDD">
                  <w:rPr>
                    <w:rFonts w:ascii="Times New Roman" w:hAnsi="Times New Roman"/>
                    <w:i w:val="0"/>
                    <w:color w:val="auto"/>
                    <w:sz w:val="26"/>
                    <w:szCs w:val="26"/>
                    <w:rPrChange w:id="1396" w:author="Weekend Nguyen" w:date="2017-09-13T20:21:00Z">
                      <w:rPr>
                        <w:rFonts w:ascii="Times New Roman" w:hAnsi="Times New Roman"/>
                        <w:sz w:val="26"/>
                        <w:szCs w:val="26"/>
                      </w:rPr>
                    </w:rPrChange>
                  </w:rPr>
                  <w:delText>kiểm tr</w:delText>
                </w:r>
                <w:r w:rsidR="007B00AD" w:rsidRPr="00462570" w:rsidDel="000F5CDD">
                  <w:rPr>
                    <w:rFonts w:ascii="Times New Roman" w:hAnsi="Times New Roman"/>
                    <w:i w:val="0"/>
                    <w:color w:val="auto"/>
                    <w:sz w:val="26"/>
                    <w:szCs w:val="26"/>
                    <w:rPrChange w:id="1397" w:author="Weekend Nguyen" w:date="2017-09-13T20:21:00Z">
                      <w:rPr>
                        <w:rFonts w:ascii="Times New Roman" w:hAnsi="Times New Roman"/>
                        <w:sz w:val="26"/>
                        <w:szCs w:val="26"/>
                      </w:rPr>
                    </w:rPrChange>
                  </w:rPr>
                  <w:delText xml:space="preserve">a tình trạng </w:delText>
                </w:r>
                <w:r w:rsidRPr="00462570" w:rsidDel="000F5CDD">
                  <w:rPr>
                    <w:rFonts w:ascii="Times New Roman" w:hAnsi="Times New Roman"/>
                    <w:i w:val="0"/>
                    <w:color w:val="auto"/>
                    <w:sz w:val="26"/>
                    <w:szCs w:val="26"/>
                    <w:rPrChange w:id="1398" w:author="Weekend Nguyen" w:date="2017-09-13T20:21:00Z">
                      <w:rPr>
                        <w:rFonts w:ascii="Times New Roman" w:hAnsi="Times New Roman"/>
                        <w:sz w:val="26"/>
                        <w:szCs w:val="26"/>
                      </w:rPr>
                    </w:rPrChange>
                  </w:rPr>
                  <w:delText>thuốc.</w:delText>
                </w:r>
              </w:del>
            </w:ins>
          </w:p>
          <w:p w:rsidR="00101721" w:rsidRPr="00462570" w:rsidDel="000F5CDD" w:rsidRDefault="00101721" w:rsidP="000F5CDD">
            <w:pPr>
              <w:pStyle w:val="InfoBlue"/>
              <w:spacing w:before="0" w:line="240" w:lineRule="auto"/>
              <w:ind w:left="720"/>
              <w:rPr>
                <w:ins w:id="1399" w:author="Windows User" w:date="2017-08-27T10:57:00Z"/>
                <w:del w:id="1400" w:author="Weekend Nguyen" w:date="2017-09-13T20:57:00Z"/>
                <w:rFonts w:ascii="Times New Roman" w:hAnsi="Times New Roman"/>
                <w:i w:val="0"/>
                <w:color w:val="auto"/>
                <w:sz w:val="26"/>
                <w:szCs w:val="26"/>
                <w:rPrChange w:id="1401" w:author="Weekend Nguyen" w:date="2017-09-13T20:21:00Z">
                  <w:rPr>
                    <w:ins w:id="1402" w:author="Windows User" w:date="2017-08-27T10:57:00Z"/>
                    <w:del w:id="1403" w:author="Weekend Nguyen" w:date="2017-09-13T20:57:00Z"/>
                    <w:rFonts w:ascii="Times New Roman" w:hAnsi="Times New Roman"/>
                    <w:sz w:val="26"/>
                    <w:szCs w:val="26"/>
                  </w:rPr>
                </w:rPrChange>
              </w:rPr>
              <w:pPrChange w:id="1404" w:author="Weekend Nguyen" w:date="2017-09-13T20:57:00Z">
                <w:pPr>
                  <w:pStyle w:val="InfoBlue"/>
                  <w:spacing w:before="0" w:line="240" w:lineRule="auto"/>
                </w:pPr>
              </w:pPrChange>
            </w:pPr>
            <w:ins w:id="1405" w:author="Windows User" w:date="2017-08-27T10:57:00Z">
              <w:del w:id="1406" w:author="Weekend Nguyen" w:date="2017-09-13T20:57:00Z">
                <w:r w:rsidRPr="00462570" w:rsidDel="000F5CDD">
                  <w:rPr>
                    <w:rFonts w:ascii="Times New Roman" w:hAnsi="Times New Roman"/>
                    <w:i w:val="0"/>
                    <w:color w:val="auto"/>
                    <w:sz w:val="26"/>
                    <w:szCs w:val="26"/>
                    <w:rPrChange w:id="1407" w:author="Weekend Nguyen" w:date="2017-09-13T20:21:00Z">
                      <w:rPr>
                        <w:rFonts w:ascii="Times New Roman" w:hAnsi="Times New Roman"/>
                        <w:sz w:val="26"/>
                        <w:szCs w:val="26"/>
                      </w:rPr>
                    </w:rPrChange>
                  </w:rPr>
                  <w:delText>Hệ thống hiển thị giao diện chức năng.</w:delText>
                </w:r>
              </w:del>
            </w:ins>
          </w:p>
          <w:p w:rsidR="00AA7A4B" w:rsidRPr="00462570" w:rsidDel="000F5CDD" w:rsidRDefault="00AA7A4B" w:rsidP="000F5CDD">
            <w:pPr>
              <w:pStyle w:val="InfoBlue"/>
              <w:spacing w:before="0" w:line="240" w:lineRule="auto"/>
              <w:ind w:left="720"/>
              <w:rPr>
                <w:ins w:id="1408" w:author="Windows User" w:date="2017-08-27T10:59:00Z"/>
                <w:del w:id="1409" w:author="Weekend Nguyen" w:date="2017-09-13T20:57:00Z"/>
                <w:rFonts w:ascii="Times New Roman" w:hAnsi="Times New Roman"/>
                <w:i w:val="0"/>
                <w:color w:val="auto"/>
                <w:sz w:val="26"/>
                <w:szCs w:val="26"/>
                <w:rPrChange w:id="1410" w:author="Weekend Nguyen" w:date="2017-09-13T20:21:00Z">
                  <w:rPr>
                    <w:ins w:id="1411" w:author="Windows User" w:date="2017-08-27T10:59:00Z"/>
                    <w:del w:id="1412" w:author="Weekend Nguyen" w:date="2017-09-13T20:57:00Z"/>
                    <w:rFonts w:ascii="Times New Roman" w:hAnsi="Times New Roman"/>
                    <w:sz w:val="26"/>
                    <w:szCs w:val="26"/>
                  </w:rPr>
                </w:rPrChange>
              </w:rPr>
              <w:pPrChange w:id="1413" w:author="Weekend Nguyen" w:date="2017-09-13T20:57:00Z">
                <w:pPr>
                  <w:pStyle w:val="InfoBlue"/>
                  <w:spacing w:before="0" w:line="240" w:lineRule="auto"/>
                </w:pPr>
              </w:pPrChange>
            </w:pPr>
            <w:ins w:id="1414" w:author="Windows User" w:date="2017-08-27T10:58:00Z">
              <w:del w:id="1415" w:author="Weekend Nguyen" w:date="2017-09-13T20:57:00Z">
                <w:r w:rsidRPr="00462570" w:rsidDel="000F5CDD">
                  <w:rPr>
                    <w:rFonts w:ascii="Times New Roman" w:hAnsi="Times New Roman"/>
                    <w:i w:val="0"/>
                    <w:color w:val="auto"/>
                    <w:sz w:val="26"/>
                    <w:szCs w:val="26"/>
                    <w:rPrChange w:id="1416" w:author="Weekend Nguyen" w:date="2017-09-13T20:21:00Z">
                      <w:rPr>
                        <w:rFonts w:ascii="Times New Roman" w:hAnsi="Times New Roman"/>
                        <w:sz w:val="26"/>
                        <w:szCs w:val="26"/>
                      </w:rPr>
                    </w:rPrChange>
                  </w:rPr>
                  <w:delText>Nhân viên quản lý thuốc nhập thông tin các loại thuốc cần kiểm tra</w:delText>
                </w:r>
              </w:del>
            </w:ins>
            <w:ins w:id="1417" w:author="Windows User" w:date="2017-08-27T11:03:00Z">
              <w:del w:id="1418" w:author="Weekend Nguyen" w:date="2017-09-13T20:57:00Z">
                <w:r w:rsidRPr="00462570" w:rsidDel="000F5CDD">
                  <w:rPr>
                    <w:rFonts w:ascii="Times New Roman" w:hAnsi="Times New Roman"/>
                    <w:i w:val="0"/>
                    <w:color w:val="auto"/>
                    <w:sz w:val="26"/>
                    <w:szCs w:val="26"/>
                    <w:rPrChange w:id="1419" w:author="Weekend Nguyen" w:date="2017-09-13T20:21:00Z">
                      <w:rPr>
                        <w:rFonts w:ascii="Times New Roman" w:hAnsi="Times New Roman"/>
                        <w:sz w:val="26"/>
                        <w:szCs w:val="26"/>
                      </w:rPr>
                    </w:rPrChange>
                  </w:rPr>
                  <w:delText>(nhập</w:delText>
                </w:r>
              </w:del>
            </w:ins>
            <w:ins w:id="1420" w:author="Windows User" w:date="2017-08-27T11:04:00Z">
              <w:del w:id="1421" w:author="Weekend Nguyen" w:date="2017-09-13T20:57:00Z">
                <w:r w:rsidRPr="00462570" w:rsidDel="000F5CDD">
                  <w:rPr>
                    <w:rFonts w:ascii="Times New Roman" w:hAnsi="Times New Roman"/>
                    <w:i w:val="0"/>
                    <w:color w:val="auto"/>
                    <w:sz w:val="26"/>
                    <w:szCs w:val="26"/>
                    <w:rPrChange w:id="1422" w:author="Weekend Nguyen" w:date="2017-09-13T20:21:00Z">
                      <w:rPr>
                        <w:rFonts w:ascii="Times New Roman" w:hAnsi="Times New Roman"/>
                        <w:sz w:val="26"/>
                        <w:szCs w:val="26"/>
                      </w:rPr>
                    </w:rPrChange>
                  </w:rPr>
                  <w:delText xml:space="preserve"> </w:delText>
                </w:r>
              </w:del>
            </w:ins>
            <w:ins w:id="1423" w:author="Windows User" w:date="2017-08-27T11:03:00Z">
              <w:del w:id="1424" w:author="Weekend Nguyen" w:date="2017-09-13T20:57:00Z">
                <w:r w:rsidRPr="00462570" w:rsidDel="000F5CDD">
                  <w:rPr>
                    <w:rFonts w:ascii="Times New Roman" w:hAnsi="Times New Roman"/>
                    <w:i w:val="0"/>
                    <w:color w:val="auto"/>
                    <w:sz w:val="26"/>
                    <w:szCs w:val="26"/>
                    <w:rPrChange w:id="1425" w:author="Weekend Nguyen" w:date="2017-09-13T20:21:00Z">
                      <w:rPr>
                        <w:rFonts w:ascii="Times New Roman" w:hAnsi="Times New Roman"/>
                        <w:sz w:val="26"/>
                        <w:szCs w:val="26"/>
                      </w:rPr>
                    </w:rPrChange>
                  </w:rPr>
                  <w:delText>đúng thông tin )</w:delText>
                </w:r>
              </w:del>
            </w:ins>
            <w:ins w:id="1426" w:author="Windows User" w:date="2017-08-27T10:59:00Z">
              <w:del w:id="1427" w:author="Weekend Nguyen" w:date="2017-09-13T20:57:00Z">
                <w:r w:rsidRPr="00462570" w:rsidDel="000F5CDD">
                  <w:rPr>
                    <w:rFonts w:ascii="Times New Roman" w:hAnsi="Times New Roman"/>
                    <w:i w:val="0"/>
                    <w:color w:val="auto"/>
                    <w:sz w:val="26"/>
                    <w:szCs w:val="26"/>
                    <w:rPrChange w:id="1428" w:author="Weekend Nguyen" w:date="2017-09-13T20:21:00Z">
                      <w:rPr>
                        <w:rFonts w:ascii="Times New Roman" w:hAnsi="Times New Roman"/>
                        <w:sz w:val="26"/>
                        <w:szCs w:val="26"/>
                      </w:rPr>
                    </w:rPrChange>
                  </w:rPr>
                  <w:delText>.</w:delText>
                </w:r>
              </w:del>
            </w:ins>
          </w:p>
          <w:p w:rsidR="00AA7A4B" w:rsidRPr="00462570" w:rsidDel="000F5CDD" w:rsidRDefault="00AA7A4B" w:rsidP="000F5CDD">
            <w:pPr>
              <w:pStyle w:val="InfoBlue"/>
              <w:spacing w:before="0" w:line="240" w:lineRule="auto"/>
              <w:ind w:left="720"/>
              <w:rPr>
                <w:ins w:id="1429" w:author="Windows User" w:date="2017-08-27T11:00:00Z"/>
                <w:del w:id="1430" w:author="Weekend Nguyen" w:date="2017-09-13T20:57:00Z"/>
                <w:rFonts w:ascii="Times New Roman" w:hAnsi="Times New Roman"/>
                <w:i w:val="0"/>
                <w:color w:val="auto"/>
                <w:sz w:val="26"/>
                <w:szCs w:val="26"/>
                <w:rPrChange w:id="1431" w:author="Weekend Nguyen" w:date="2017-09-13T20:21:00Z">
                  <w:rPr>
                    <w:ins w:id="1432" w:author="Windows User" w:date="2017-08-27T11:00:00Z"/>
                    <w:del w:id="1433" w:author="Weekend Nguyen" w:date="2017-09-13T20:57:00Z"/>
                    <w:rFonts w:ascii="Times New Roman" w:hAnsi="Times New Roman"/>
                    <w:sz w:val="26"/>
                    <w:szCs w:val="26"/>
                  </w:rPr>
                </w:rPrChange>
              </w:rPr>
              <w:pPrChange w:id="1434" w:author="Weekend Nguyen" w:date="2017-09-13T20:57:00Z">
                <w:pPr>
                  <w:pStyle w:val="InfoBlue"/>
                  <w:spacing w:before="0" w:line="240" w:lineRule="auto"/>
                </w:pPr>
              </w:pPrChange>
            </w:pPr>
            <w:ins w:id="1435" w:author="Windows User" w:date="2017-08-27T10:59:00Z">
              <w:del w:id="1436" w:author="Weekend Nguyen" w:date="2017-09-13T20:57:00Z">
                <w:r w:rsidRPr="00462570" w:rsidDel="000F5CDD">
                  <w:rPr>
                    <w:rFonts w:ascii="Times New Roman" w:hAnsi="Times New Roman"/>
                    <w:i w:val="0"/>
                    <w:color w:val="auto"/>
                    <w:sz w:val="26"/>
                    <w:szCs w:val="26"/>
                    <w:rPrChange w:id="1437" w:author="Weekend Nguyen" w:date="2017-09-13T20:21:00Z">
                      <w:rPr>
                        <w:rFonts w:ascii="Times New Roman" w:hAnsi="Times New Roman"/>
                        <w:sz w:val="26"/>
                        <w:szCs w:val="26"/>
                      </w:rPr>
                    </w:rPrChange>
                  </w:rPr>
                  <w:delText xml:space="preserve">Hệ thống tìm kiếm, kiểm tra </w:delText>
                </w:r>
              </w:del>
            </w:ins>
            <w:ins w:id="1438" w:author="Windows User" w:date="2017-08-27T11:00:00Z">
              <w:del w:id="1439" w:author="Weekend Nguyen" w:date="2017-09-13T20:57:00Z">
                <w:r w:rsidRPr="00462570" w:rsidDel="000F5CDD">
                  <w:rPr>
                    <w:rFonts w:ascii="Times New Roman" w:hAnsi="Times New Roman"/>
                    <w:i w:val="0"/>
                    <w:color w:val="auto"/>
                    <w:sz w:val="26"/>
                    <w:szCs w:val="26"/>
                    <w:rPrChange w:id="1440" w:author="Weekend Nguyen" w:date="2017-09-13T20:21:00Z">
                      <w:rPr>
                        <w:rFonts w:ascii="Times New Roman" w:hAnsi="Times New Roman"/>
                        <w:sz w:val="26"/>
                        <w:szCs w:val="26"/>
                      </w:rPr>
                    </w:rPrChange>
                  </w:rPr>
                  <w:delText>thông tin thuốc.</w:delText>
                </w:r>
              </w:del>
            </w:ins>
          </w:p>
          <w:p w:rsidR="00AA7A4B" w:rsidRPr="00462570" w:rsidRDefault="00AA7A4B" w:rsidP="000F5CDD">
            <w:pPr>
              <w:pStyle w:val="InfoBlue"/>
              <w:spacing w:before="0" w:line="240" w:lineRule="auto"/>
              <w:ind w:left="720"/>
              <w:rPr>
                <w:ins w:id="1441" w:author="Windows User" w:date="2017-08-27T10:47:00Z"/>
                <w:rFonts w:ascii="Times New Roman" w:hAnsi="Times New Roman"/>
                <w:i w:val="0"/>
                <w:color w:val="auto"/>
                <w:sz w:val="26"/>
                <w:szCs w:val="26"/>
                <w:rPrChange w:id="1442" w:author="Weekend Nguyen" w:date="2017-09-13T20:21:00Z">
                  <w:rPr>
                    <w:ins w:id="1443" w:author="Windows User" w:date="2017-08-27T10:47:00Z"/>
                    <w:rFonts w:ascii="Times New Roman" w:hAnsi="Times New Roman"/>
                    <w:sz w:val="26"/>
                    <w:szCs w:val="26"/>
                  </w:rPr>
                </w:rPrChange>
              </w:rPr>
              <w:pPrChange w:id="1444" w:author="Weekend Nguyen" w:date="2017-09-13T20:57:00Z">
                <w:pPr>
                  <w:pStyle w:val="InfoBlue"/>
                  <w:spacing w:before="0" w:line="240" w:lineRule="auto"/>
                </w:pPr>
              </w:pPrChange>
            </w:pPr>
            <w:ins w:id="1445" w:author="Windows User" w:date="2017-08-27T11:00:00Z">
              <w:del w:id="1446" w:author="Weekend Nguyen" w:date="2017-09-13T20:57:00Z">
                <w:r w:rsidRPr="00462570" w:rsidDel="000F5CDD">
                  <w:rPr>
                    <w:rFonts w:ascii="Times New Roman" w:hAnsi="Times New Roman"/>
                    <w:i w:val="0"/>
                    <w:color w:val="auto"/>
                    <w:sz w:val="26"/>
                    <w:szCs w:val="26"/>
                    <w:rPrChange w:id="1447" w:author="Weekend Nguyen" w:date="2017-09-13T20:21:00Z">
                      <w:rPr>
                        <w:rFonts w:ascii="Times New Roman" w:hAnsi="Times New Roman"/>
                        <w:sz w:val="26"/>
                        <w:szCs w:val="26"/>
                      </w:rPr>
                    </w:rPrChange>
                  </w:rPr>
                  <w:delText>Hệ thống hiển thị tình trạng các loại thuốc vừa nhập.</w:delText>
                </w:r>
              </w:del>
            </w:ins>
          </w:p>
        </w:tc>
      </w:tr>
      <w:tr w:rsidR="00101721" w:rsidRPr="005103C6" w:rsidTr="00E16E77">
        <w:trPr>
          <w:jc w:val="center"/>
          <w:ins w:id="1448" w:author="Windows User" w:date="2017-08-27T10:47:00Z"/>
        </w:trPr>
        <w:tc>
          <w:tcPr>
            <w:tcW w:w="1265" w:type="pct"/>
          </w:tcPr>
          <w:p w:rsidR="00101721" w:rsidRPr="005103C6" w:rsidRDefault="00101721" w:rsidP="00E16E77">
            <w:pPr>
              <w:pStyle w:val="TableHeader"/>
              <w:spacing w:before="0"/>
              <w:rPr>
                <w:ins w:id="1449" w:author="Windows User" w:date="2017-08-27T10:47:00Z"/>
                <w:rFonts w:ascii="Times New Roman" w:hAnsi="Times New Roman" w:cs="Times New Roman"/>
                <w:b w:val="0"/>
                <w:sz w:val="26"/>
                <w:szCs w:val="26"/>
              </w:rPr>
            </w:pPr>
            <w:ins w:id="1450" w:author="Windows User" w:date="2017-08-27T10:47:00Z">
              <w:r w:rsidRPr="005103C6">
                <w:rPr>
                  <w:rFonts w:ascii="Times New Roman" w:hAnsi="Times New Roman" w:cs="Times New Roman"/>
                  <w:b w:val="0"/>
                  <w:sz w:val="26"/>
                  <w:szCs w:val="26"/>
                </w:rPr>
                <w:t>Luồng sự kiện phụ (Alternative Flows):</w:t>
              </w:r>
            </w:ins>
          </w:p>
        </w:tc>
        <w:tc>
          <w:tcPr>
            <w:tcW w:w="3735" w:type="pct"/>
          </w:tcPr>
          <w:p w:rsidR="00101721" w:rsidRPr="00462570" w:rsidDel="000F5CDD" w:rsidRDefault="00AA7A4B" w:rsidP="00E16E77">
            <w:pPr>
              <w:pStyle w:val="InfoBlue"/>
              <w:spacing w:before="0" w:line="240" w:lineRule="auto"/>
              <w:rPr>
                <w:ins w:id="1451" w:author="Windows User" w:date="2017-08-27T10:47:00Z"/>
                <w:del w:id="1452" w:author="Weekend Nguyen" w:date="2017-09-13T20:57:00Z"/>
                <w:rFonts w:ascii="Times New Roman" w:hAnsi="Times New Roman"/>
                <w:i w:val="0"/>
                <w:color w:val="auto"/>
                <w:sz w:val="26"/>
                <w:szCs w:val="26"/>
                <w:rPrChange w:id="1453" w:author="Weekend Nguyen" w:date="2017-09-13T20:21:00Z">
                  <w:rPr>
                    <w:ins w:id="1454" w:author="Windows User" w:date="2017-08-27T10:47:00Z"/>
                    <w:del w:id="1455" w:author="Weekend Nguyen" w:date="2017-09-13T20:57:00Z"/>
                    <w:rFonts w:ascii="Times New Roman" w:hAnsi="Times New Roman"/>
                    <w:sz w:val="26"/>
                    <w:szCs w:val="26"/>
                  </w:rPr>
                </w:rPrChange>
              </w:rPr>
            </w:pPr>
            <w:ins w:id="1456" w:author="Windows User" w:date="2017-08-27T10:47:00Z">
              <w:del w:id="1457" w:author="Weekend Nguyen" w:date="2017-09-13T20:57:00Z">
                <w:r w:rsidRPr="00462570" w:rsidDel="000F5CDD">
                  <w:rPr>
                    <w:rFonts w:ascii="Times New Roman" w:hAnsi="Times New Roman"/>
                    <w:i w:val="0"/>
                    <w:color w:val="auto"/>
                    <w:sz w:val="26"/>
                    <w:szCs w:val="26"/>
                    <w:rPrChange w:id="1458" w:author="Weekend Nguyen" w:date="2017-09-13T20:21:00Z">
                      <w:rPr>
                        <w:rFonts w:ascii="Times New Roman" w:hAnsi="Times New Roman"/>
                        <w:sz w:val="26"/>
                        <w:szCs w:val="26"/>
                      </w:rPr>
                    </w:rPrChange>
                  </w:rPr>
                  <w:delText>-Luồng sự kiện 1.</w:delText>
                </w:r>
              </w:del>
            </w:ins>
          </w:p>
          <w:p w:rsidR="00AA7A4B" w:rsidRPr="00462570" w:rsidDel="000F5CDD" w:rsidRDefault="00AA7A4B" w:rsidP="00E16E77">
            <w:pPr>
              <w:pStyle w:val="InfoBlue"/>
              <w:spacing w:before="0" w:line="240" w:lineRule="auto"/>
              <w:rPr>
                <w:ins w:id="1459" w:author="Windows User" w:date="2017-08-27T11:02:00Z"/>
                <w:del w:id="1460" w:author="Weekend Nguyen" w:date="2017-09-13T20:57:00Z"/>
                <w:rFonts w:ascii="Times New Roman" w:hAnsi="Times New Roman"/>
                <w:i w:val="0"/>
                <w:color w:val="auto"/>
                <w:sz w:val="26"/>
                <w:szCs w:val="26"/>
                <w:rPrChange w:id="1461" w:author="Weekend Nguyen" w:date="2017-09-13T20:21:00Z">
                  <w:rPr>
                    <w:ins w:id="1462" w:author="Windows User" w:date="2017-08-27T11:02:00Z"/>
                    <w:del w:id="1463" w:author="Weekend Nguyen" w:date="2017-09-13T20:57:00Z"/>
                    <w:rFonts w:ascii="Times New Roman" w:hAnsi="Times New Roman"/>
                    <w:sz w:val="26"/>
                    <w:szCs w:val="26"/>
                  </w:rPr>
                </w:rPrChange>
              </w:rPr>
            </w:pPr>
            <w:ins w:id="1464" w:author="Windows User" w:date="2017-08-27T11:02:00Z">
              <w:del w:id="1465" w:author="Weekend Nguyen" w:date="2017-09-13T20:57:00Z">
                <w:r w:rsidRPr="00462570" w:rsidDel="000F5CDD">
                  <w:rPr>
                    <w:rFonts w:ascii="Times New Roman" w:hAnsi="Times New Roman"/>
                    <w:i w:val="0"/>
                    <w:color w:val="auto"/>
                    <w:sz w:val="26"/>
                    <w:szCs w:val="26"/>
                    <w:rPrChange w:id="1466" w:author="Weekend Nguyen" w:date="2017-09-13T20:21:00Z">
                      <w:rPr>
                        <w:rFonts w:ascii="Times New Roman" w:hAnsi="Times New Roman"/>
                        <w:sz w:val="26"/>
                        <w:szCs w:val="26"/>
                      </w:rPr>
                    </w:rPrChange>
                  </w:rPr>
                  <w:delText>3.1 Nhân viên quản lý thuốc nhập thông tin các loại thuốc cần kiểm tra(</w:delText>
                </w:r>
              </w:del>
            </w:ins>
            <w:ins w:id="1467" w:author="Windows User" w:date="2017-08-27T11:05:00Z">
              <w:del w:id="1468" w:author="Weekend Nguyen" w:date="2017-09-13T20:57:00Z">
                <w:r w:rsidR="002027F5" w:rsidRPr="00462570" w:rsidDel="000F5CDD">
                  <w:rPr>
                    <w:rFonts w:ascii="Times New Roman" w:hAnsi="Times New Roman"/>
                    <w:i w:val="0"/>
                    <w:color w:val="auto"/>
                    <w:sz w:val="26"/>
                    <w:szCs w:val="26"/>
                    <w:rPrChange w:id="1469" w:author="Weekend Nguyen" w:date="2017-09-13T20:21:00Z">
                      <w:rPr>
                        <w:rFonts w:ascii="Times New Roman" w:hAnsi="Times New Roman"/>
                        <w:sz w:val="26"/>
                        <w:szCs w:val="26"/>
                      </w:rPr>
                    </w:rPrChange>
                  </w:rPr>
                  <w:delText>nhậ</w:delText>
                </w:r>
                <w:r w:rsidRPr="00462570" w:rsidDel="000F5CDD">
                  <w:rPr>
                    <w:rFonts w:ascii="Times New Roman" w:hAnsi="Times New Roman"/>
                    <w:i w:val="0"/>
                    <w:color w:val="auto"/>
                    <w:sz w:val="26"/>
                    <w:szCs w:val="26"/>
                    <w:rPrChange w:id="1470" w:author="Weekend Nguyen" w:date="2017-09-13T20:21:00Z">
                      <w:rPr>
                        <w:rFonts w:ascii="Times New Roman" w:hAnsi="Times New Roman"/>
                        <w:sz w:val="26"/>
                        <w:szCs w:val="26"/>
                      </w:rPr>
                    </w:rPrChange>
                  </w:rPr>
                  <w:delText>p sai thông tin</w:delText>
                </w:r>
              </w:del>
            </w:ins>
            <w:ins w:id="1471" w:author="Windows User" w:date="2017-08-27T11:02:00Z">
              <w:del w:id="1472" w:author="Weekend Nguyen" w:date="2017-09-13T20:57:00Z">
                <w:r w:rsidRPr="00462570" w:rsidDel="000F5CDD">
                  <w:rPr>
                    <w:rFonts w:ascii="Times New Roman" w:hAnsi="Times New Roman"/>
                    <w:i w:val="0"/>
                    <w:color w:val="auto"/>
                    <w:sz w:val="26"/>
                    <w:szCs w:val="26"/>
                    <w:rPrChange w:id="1473" w:author="Weekend Nguyen" w:date="2017-09-13T20:21:00Z">
                      <w:rPr>
                        <w:rFonts w:ascii="Times New Roman" w:hAnsi="Times New Roman"/>
                        <w:sz w:val="26"/>
                        <w:szCs w:val="26"/>
                      </w:rPr>
                    </w:rPrChange>
                  </w:rPr>
                  <w:delText>).</w:delText>
                </w:r>
              </w:del>
            </w:ins>
          </w:p>
          <w:p w:rsidR="00AA7A4B" w:rsidRPr="00462570" w:rsidDel="000F5CDD" w:rsidRDefault="00AA7A4B" w:rsidP="00E16E77">
            <w:pPr>
              <w:pStyle w:val="InfoBlue"/>
              <w:spacing w:before="0" w:line="240" w:lineRule="auto"/>
              <w:rPr>
                <w:ins w:id="1474" w:author="Windows User" w:date="2017-08-27T11:05:00Z"/>
                <w:del w:id="1475" w:author="Weekend Nguyen" w:date="2017-09-13T20:57:00Z"/>
                <w:rFonts w:ascii="Times New Roman" w:hAnsi="Times New Roman"/>
                <w:i w:val="0"/>
                <w:color w:val="auto"/>
                <w:sz w:val="26"/>
                <w:szCs w:val="26"/>
                <w:rPrChange w:id="1476" w:author="Weekend Nguyen" w:date="2017-09-13T20:21:00Z">
                  <w:rPr>
                    <w:ins w:id="1477" w:author="Windows User" w:date="2017-08-27T11:05:00Z"/>
                    <w:del w:id="1478" w:author="Weekend Nguyen" w:date="2017-09-13T20:57:00Z"/>
                    <w:rFonts w:ascii="Times New Roman" w:hAnsi="Times New Roman"/>
                    <w:sz w:val="26"/>
                    <w:szCs w:val="26"/>
                  </w:rPr>
                </w:rPrChange>
              </w:rPr>
            </w:pPr>
            <w:ins w:id="1479" w:author="Windows User" w:date="2017-08-27T11:06:00Z">
              <w:del w:id="1480" w:author="Weekend Nguyen" w:date="2017-09-13T20:57:00Z">
                <w:r w:rsidRPr="00462570" w:rsidDel="000F5CDD">
                  <w:rPr>
                    <w:rFonts w:ascii="Times New Roman" w:hAnsi="Times New Roman"/>
                    <w:i w:val="0"/>
                    <w:color w:val="auto"/>
                    <w:sz w:val="26"/>
                    <w:szCs w:val="26"/>
                    <w:rPrChange w:id="1481" w:author="Weekend Nguyen" w:date="2017-09-13T20:21:00Z">
                      <w:rPr>
                        <w:rFonts w:ascii="Times New Roman" w:hAnsi="Times New Roman"/>
                        <w:sz w:val="26"/>
                        <w:szCs w:val="26"/>
                      </w:rPr>
                    </w:rPrChange>
                  </w:rPr>
                  <w:delText>4</w:delText>
                </w:r>
              </w:del>
            </w:ins>
            <w:ins w:id="1482" w:author="Windows User" w:date="2017-08-27T11:02:00Z">
              <w:del w:id="1483" w:author="Weekend Nguyen" w:date="2017-09-13T20:57:00Z">
                <w:r w:rsidRPr="00462570" w:rsidDel="000F5CDD">
                  <w:rPr>
                    <w:rFonts w:ascii="Times New Roman" w:hAnsi="Times New Roman"/>
                    <w:i w:val="0"/>
                    <w:color w:val="auto"/>
                    <w:sz w:val="26"/>
                    <w:szCs w:val="26"/>
                    <w:rPrChange w:id="1484" w:author="Weekend Nguyen" w:date="2017-09-13T20:21:00Z">
                      <w:rPr>
                        <w:rFonts w:ascii="Times New Roman" w:hAnsi="Times New Roman"/>
                        <w:sz w:val="26"/>
                        <w:szCs w:val="26"/>
                      </w:rPr>
                    </w:rPrChange>
                  </w:rPr>
                  <w:delText>.1 Hệ thống hiển thị thông báo không có loại thuốc trên.</w:delText>
                </w:r>
              </w:del>
            </w:ins>
          </w:p>
          <w:p w:rsidR="00AA7A4B" w:rsidRPr="00462570" w:rsidRDefault="00AA7A4B" w:rsidP="00E16E77">
            <w:pPr>
              <w:pStyle w:val="InfoBlue"/>
              <w:spacing w:before="0" w:line="240" w:lineRule="auto"/>
              <w:rPr>
                <w:ins w:id="1485" w:author="Windows User" w:date="2017-08-27T10:47:00Z"/>
                <w:rFonts w:ascii="Times New Roman" w:hAnsi="Times New Roman"/>
                <w:i w:val="0"/>
                <w:color w:val="auto"/>
                <w:sz w:val="26"/>
                <w:szCs w:val="26"/>
                <w:rPrChange w:id="1486" w:author="Weekend Nguyen" w:date="2017-09-13T20:21:00Z">
                  <w:rPr>
                    <w:ins w:id="1487" w:author="Windows User" w:date="2017-08-27T10:47:00Z"/>
                    <w:rFonts w:ascii="Times New Roman" w:hAnsi="Times New Roman"/>
                    <w:sz w:val="26"/>
                    <w:szCs w:val="26"/>
                  </w:rPr>
                </w:rPrChange>
              </w:rPr>
            </w:pPr>
            <w:ins w:id="1488" w:author="Windows User" w:date="2017-08-27T11:05:00Z">
              <w:del w:id="1489" w:author="Weekend Nguyen" w:date="2017-09-13T20:57:00Z">
                <w:r w:rsidRPr="00462570" w:rsidDel="000F5CDD">
                  <w:rPr>
                    <w:rFonts w:ascii="Times New Roman" w:hAnsi="Times New Roman"/>
                    <w:i w:val="0"/>
                    <w:color w:val="auto"/>
                    <w:sz w:val="26"/>
                    <w:szCs w:val="26"/>
                    <w:rPrChange w:id="1490" w:author="Weekend Nguyen" w:date="2017-09-13T20:21:00Z">
                      <w:rPr>
                        <w:rFonts w:ascii="Times New Roman" w:hAnsi="Times New Roman"/>
                        <w:sz w:val="26"/>
                        <w:szCs w:val="26"/>
                      </w:rPr>
                    </w:rPrChange>
                  </w:rPr>
                  <w:delText>5.1 Quay lại bước 3</w:delText>
                </w:r>
              </w:del>
            </w:ins>
            <w:ins w:id="1491" w:author="Windows User" w:date="2017-08-27T11:02:00Z">
              <w:del w:id="1492" w:author="Weekend Nguyen" w:date="2017-09-13T20:57:00Z">
                <w:r w:rsidRPr="00462570" w:rsidDel="000F5CDD">
                  <w:rPr>
                    <w:rFonts w:ascii="Times New Roman" w:hAnsi="Times New Roman"/>
                    <w:i w:val="0"/>
                    <w:color w:val="auto"/>
                    <w:sz w:val="26"/>
                    <w:szCs w:val="26"/>
                    <w:rPrChange w:id="1493" w:author="Weekend Nguyen" w:date="2017-09-13T20:21:00Z">
                      <w:rPr>
                        <w:rFonts w:ascii="Times New Roman" w:hAnsi="Times New Roman"/>
                        <w:sz w:val="26"/>
                        <w:szCs w:val="26"/>
                      </w:rPr>
                    </w:rPrChange>
                  </w:rPr>
                  <w:delText xml:space="preserve"> </w:delText>
                </w:r>
              </w:del>
            </w:ins>
          </w:p>
        </w:tc>
      </w:tr>
      <w:tr w:rsidR="00101721" w:rsidRPr="005103C6" w:rsidDel="000F5CDD" w:rsidTr="00E16E77">
        <w:trPr>
          <w:jc w:val="center"/>
          <w:ins w:id="1494" w:author="Windows User" w:date="2017-08-27T10:47:00Z"/>
          <w:del w:id="1495" w:author="Weekend Nguyen" w:date="2017-09-13T20:57:00Z"/>
        </w:trPr>
        <w:tc>
          <w:tcPr>
            <w:tcW w:w="1265" w:type="pct"/>
          </w:tcPr>
          <w:p w:rsidR="00101721" w:rsidRPr="005103C6" w:rsidDel="000F5CDD" w:rsidRDefault="00101721" w:rsidP="00E16E77">
            <w:pPr>
              <w:pStyle w:val="TableHeader"/>
              <w:spacing w:before="0"/>
              <w:rPr>
                <w:ins w:id="1496" w:author="Windows User" w:date="2017-08-27T10:47:00Z"/>
                <w:del w:id="1497" w:author="Weekend Nguyen" w:date="2017-09-13T20:57:00Z"/>
                <w:rFonts w:ascii="Times New Roman" w:hAnsi="Times New Roman" w:cs="Times New Roman"/>
                <w:sz w:val="26"/>
                <w:szCs w:val="26"/>
              </w:rPr>
            </w:pPr>
          </w:p>
        </w:tc>
        <w:tc>
          <w:tcPr>
            <w:tcW w:w="3735" w:type="pct"/>
          </w:tcPr>
          <w:p w:rsidR="00101721" w:rsidRPr="005103C6" w:rsidDel="000F5CDD" w:rsidRDefault="00101721" w:rsidP="00E16E77">
            <w:pPr>
              <w:pStyle w:val="InfoBlue"/>
              <w:spacing w:before="0" w:line="240" w:lineRule="auto"/>
              <w:rPr>
                <w:ins w:id="1498" w:author="Windows User" w:date="2017-08-27T10:47:00Z"/>
                <w:del w:id="1499" w:author="Weekend Nguyen" w:date="2017-09-13T20:57:00Z"/>
                <w:rFonts w:ascii="Times New Roman" w:hAnsi="Times New Roman"/>
                <w:sz w:val="26"/>
                <w:szCs w:val="26"/>
              </w:rPr>
            </w:pPr>
          </w:p>
        </w:tc>
      </w:tr>
    </w:tbl>
    <w:p w:rsidR="000F5CDD" w:rsidRDefault="000F5CDD" w:rsidP="000F5CDD">
      <w:pPr>
        <w:pStyle w:val="Heading3"/>
        <w:numPr>
          <w:ilvl w:val="0"/>
          <w:numId w:val="0"/>
        </w:numPr>
        <w:spacing w:before="0" w:line="240" w:lineRule="auto"/>
        <w:rPr>
          <w:ins w:id="1500" w:author="Weekend Nguyen" w:date="2017-09-13T20:57:00Z"/>
          <w:rFonts w:ascii="Times New Roman" w:hAnsi="Times New Roman"/>
          <w:sz w:val="26"/>
          <w:szCs w:val="26"/>
        </w:rPr>
        <w:pPrChange w:id="1501" w:author="Weekend Nguyen" w:date="2017-09-13T20:57:00Z">
          <w:pPr>
            <w:pStyle w:val="Heading3"/>
            <w:spacing w:before="0" w:line="240" w:lineRule="auto"/>
          </w:pPr>
        </w:pPrChange>
      </w:pPr>
    </w:p>
    <w:p w:rsidR="00101721" w:rsidRDefault="00101721" w:rsidP="00101721">
      <w:pPr>
        <w:pStyle w:val="Heading3"/>
        <w:spacing w:before="0" w:line="240" w:lineRule="auto"/>
        <w:rPr>
          <w:ins w:id="1502" w:author="Windows User" w:date="2017-08-27T16:06:00Z"/>
          <w:rFonts w:ascii="Times New Roman" w:hAnsi="Times New Roman"/>
          <w:sz w:val="26"/>
          <w:szCs w:val="26"/>
        </w:rPr>
      </w:pPr>
      <w:ins w:id="1503" w:author="Windows User" w:date="2017-08-27T10:47:00Z">
        <w:r>
          <w:rPr>
            <w:rFonts w:ascii="Times New Roman" w:hAnsi="Times New Roman"/>
            <w:sz w:val="26"/>
            <w:szCs w:val="26"/>
          </w:rPr>
          <w:t>Biểu đồ</w:t>
        </w:r>
      </w:ins>
    </w:p>
    <w:p w:rsidR="00BD451C" w:rsidRDefault="00BD451C">
      <w:pPr>
        <w:rPr>
          <w:ins w:id="1504" w:author="Windows User" w:date="2017-09-10T10:27:00Z"/>
        </w:rPr>
        <w:pPrChange w:id="1505" w:author="Windows User" w:date="2017-08-27T16:06:00Z">
          <w:pPr>
            <w:pStyle w:val="Heading3"/>
            <w:spacing w:before="0" w:line="240" w:lineRule="auto"/>
          </w:pPr>
        </w:pPrChange>
      </w:pPr>
      <w:ins w:id="1506" w:author="Windows User" w:date="2017-08-27T16:06:00Z">
        <w:del w:id="1507" w:author="Weekend Nguyen" w:date="2017-09-13T21:03:00Z">
          <w:r w:rsidDel="00185C51">
            <w:rPr>
              <w:noProof/>
              <w:rPrChange w:id="1508" w:author="Unknown">
                <w:rPr>
                  <w:b w:val="0"/>
                  <w:noProof/>
                </w:rPr>
              </w:rPrChange>
            </w:rPr>
            <w:drawing>
              <wp:inline distT="0" distB="0" distL="0" distR="0">
                <wp:extent cx="6560128" cy="472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emtra.PNG"/>
                        <pic:cNvPicPr/>
                      </pic:nvPicPr>
                      <pic:blipFill>
                        <a:blip r:embed="rId21">
                          <a:extLst>
                            <a:ext uri="{28A0092B-C50C-407E-A947-70E740481C1C}">
                              <a14:useLocalDpi xmlns:a14="http://schemas.microsoft.com/office/drawing/2010/main" val="0"/>
                            </a:ext>
                          </a:extLst>
                        </a:blip>
                        <a:stretch>
                          <a:fillRect/>
                        </a:stretch>
                      </pic:blipFill>
                      <pic:spPr>
                        <a:xfrm>
                          <a:off x="0" y="0"/>
                          <a:ext cx="6562239" cy="4725920"/>
                        </a:xfrm>
                        <a:prstGeom prst="rect">
                          <a:avLst/>
                        </a:prstGeom>
                      </pic:spPr>
                    </pic:pic>
                  </a:graphicData>
                </a:graphic>
              </wp:inline>
            </w:drawing>
          </w:r>
        </w:del>
      </w:ins>
    </w:p>
    <w:p w:rsidR="00185C51" w:rsidRDefault="00185C51">
      <w:pPr>
        <w:rPr>
          <w:ins w:id="1509" w:author="Weekend Nguyen" w:date="2017-09-13T21:03:00Z"/>
        </w:rPr>
      </w:pPr>
      <w:ins w:id="1510" w:author="Weekend Nguyen" w:date="2017-09-13T21:03:00Z">
        <w:r>
          <w:br w:type="page"/>
        </w:r>
      </w:ins>
    </w:p>
    <w:p w:rsidR="00185C51" w:rsidRPr="005103C6" w:rsidRDefault="00D02E7D" w:rsidP="00185C51">
      <w:pPr>
        <w:pStyle w:val="Heading2"/>
        <w:spacing w:before="0" w:line="240" w:lineRule="auto"/>
        <w:ind w:left="600" w:hanging="600"/>
        <w:rPr>
          <w:ins w:id="1511" w:author="Weekend Nguyen" w:date="2017-09-13T21:03:00Z"/>
          <w:rFonts w:ascii="Times New Roman" w:hAnsi="Times New Roman"/>
          <w:sz w:val="26"/>
          <w:szCs w:val="26"/>
        </w:rPr>
      </w:pPr>
      <w:ins w:id="1512" w:author="Weekend Nguyen" w:date="2017-09-13T21:03:00Z">
        <w:r>
          <w:rPr>
            <w:rFonts w:ascii="Times New Roman" w:hAnsi="Times New Roman"/>
            <w:sz w:val="26"/>
            <w:szCs w:val="26"/>
          </w:rPr>
          <w:lastRenderedPageBreak/>
          <w:t>UC006</w:t>
        </w:r>
        <w:r w:rsidR="00185C51">
          <w:rPr>
            <w:rFonts w:ascii="Times New Roman" w:hAnsi="Times New Roman"/>
            <w:sz w:val="26"/>
            <w:szCs w:val="26"/>
          </w:rPr>
          <w:t>_</w:t>
        </w:r>
        <w:r>
          <w:rPr>
            <w:rFonts w:ascii="Times New Roman" w:hAnsi="Times New Roman"/>
            <w:sz w:val="26"/>
            <w:szCs w:val="26"/>
          </w:rPr>
          <w:t>Xem danh sách thuốc</w:t>
        </w:r>
        <w:r w:rsidR="00185C51">
          <w:rPr>
            <w:rFonts w:ascii="Times New Roman" w:hAnsi="Times New Roman"/>
            <w:sz w:val="26"/>
            <w:szCs w:val="26"/>
          </w:rPr>
          <w:t>.</w:t>
        </w:r>
      </w:ins>
    </w:p>
    <w:p w:rsidR="00185C51" w:rsidRPr="007258A8" w:rsidRDefault="00485175" w:rsidP="00185C51">
      <w:pPr>
        <w:pStyle w:val="Heading3"/>
        <w:spacing w:before="0" w:line="240" w:lineRule="auto"/>
        <w:rPr>
          <w:ins w:id="1513" w:author="Weekend Nguyen" w:date="2017-09-13T21:03:00Z"/>
          <w:rFonts w:ascii="Times New Roman" w:hAnsi="Times New Roman"/>
          <w:sz w:val="26"/>
          <w:szCs w:val="26"/>
        </w:rPr>
      </w:pPr>
      <w:ins w:id="1514" w:author="Weekend Nguyen" w:date="2017-09-13T21:03:00Z">
        <w:r>
          <w:rPr>
            <w:rFonts w:ascii="Times New Roman" w:hAnsi="Times New Roman"/>
            <w:sz w:val="26"/>
            <w:szCs w:val="26"/>
          </w:rPr>
          <w:t>Mô tả use case UC006</w:t>
        </w:r>
      </w:ins>
    </w:p>
    <w:tbl>
      <w:tblPr>
        <w:tblStyle w:val="TableGrid"/>
        <w:tblW w:w="5000" w:type="pct"/>
        <w:jc w:val="center"/>
        <w:tblLook w:val="01E0" w:firstRow="1" w:lastRow="1" w:firstColumn="1" w:lastColumn="1" w:noHBand="0" w:noVBand="0"/>
      </w:tblPr>
      <w:tblGrid>
        <w:gridCol w:w="2592"/>
        <w:gridCol w:w="7653"/>
      </w:tblGrid>
      <w:tr w:rsidR="00185C51" w:rsidRPr="005103C6" w:rsidTr="00C06454">
        <w:trPr>
          <w:jc w:val="center"/>
          <w:ins w:id="1515" w:author="Weekend Nguyen" w:date="2017-09-13T21:03:00Z"/>
        </w:trPr>
        <w:tc>
          <w:tcPr>
            <w:tcW w:w="5000" w:type="pct"/>
            <w:gridSpan w:val="2"/>
          </w:tcPr>
          <w:p w:rsidR="00185C51" w:rsidRPr="005103C6" w:rsidRDefault="00185C51" w:rsidP="00C06454">
            <w:pPr>
              <w:spacing w:after="120"/>
              <w:rPr>
                <w:ins w:id="1516" w:author="Weekend Nguyen" w:date="2017-09-13T21:03:00Z"/>
                <w:rFonts w:ascii="Times New Roman" w:hAnsi="Times New Roman" w:cs="Times New Roman"/>
                <w:b/>
                <w:sz w:val="26"/>
                <w:szCs w:val="26"/>
              </w:rPr>
            </w:pPr>
            <w:ins w:id="1517" w:author="Weekend Nguyen" w:date="2017-09-13T21:03: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00F30815">
                <w:rPr>
                  <w:rFonts w:ascii="Times New Roman" w:hAnsi="Times New Roman"/>
                  <w:b/>
                  <w:sz w:val="26"/>
                  <w:szCs w:val="26"/>
                </w:rPr>
                <w:t>UC006</w:t>
              </w:r>
              <w:r w:rsidRPr="00C06454">
                <w:rPr>
                  <w:rFonts w:ascii="Times New Roman" w:hAnsi="Times New Roman"/>
                  <w:b/>
                  <w:sz w:val="26"/>
                  <w:szCs w:val="26"/>
                </w:rPr>
                <w:t>_Xóa thuốc</w:t>
              </w:r>
            </w:ins>
          </w:p>
        </w:tc>
      </w:tr>
      <w:tr w:rsidR="00185C51" w:rsidRPr="005103C6" w:rsidTr="00C06454">
        <w:trPr>
          <w:jc w:val="center"/>
          <w:ins w:id="1518" w:author="Weekend Nguyen" w:date="2017-09-13T21:03:00Z"/>
        </w:trPr>
        <w:tc>
          <w:tcPr>
            <w:tcW w:w="1265" w:type="pct"/>
          </w:tcPr>
          <w:p w:rsidR="00185C51" w:rsidRPr="005103C6" w:rsidRDefault="00185C51" w:rsidP="00C06454">
            <w:pPr>
              <w:pStyle w:val="TableHeader"/>
              <w:spacing w:before="0"/>
              <w:rPr>
                <w:ins w:id="1519" w:author="Weekend Nguyen" w:date="2017-09-13T21:03:00Z"/>
                <w:rFonts w:ascii="Times New Roman" w:hAnsi="Times New Roman" w:cs="Times New Roman"/>
                <w:b w:val="0"/>
                <w:sz w:val="26"/>
                <w:szCs w:val="26"/>
              </w:rPr>
            </w:pPr>
            <w:ins w:id="1520" w:author="Weekend Nguyen" w:date="2017-09-13T21:03:00Z">
              <w:r w:rsidRPr="005103C6">
                <w:rPr>
                  <w:rFonts w:ascii="Times New Roman" w:hAnsi="Times New Roman" w:cs="Times New Roman"/>
                  <w:b w:val="0"/>
                  <w:sz w:val="26"/>
                  <w:szCs w:val="26"/>
                </w:rPr>
                <w:t>Mục đích:</w:t>
              </w:r>
            </w:ins>
          </w:p>
        </w:tc>
        <w:tc>
          <w:tcPr>
            <w:tcW w:w="3735" w:type="pct"/>
          </w:tcPr>
          <w:p w:rsidR="00185C51" w:rsidRPr="00C06454" w:rsidRDefault="00185C51" w:rsidP="00C06454">
            <w:pPr>
              <w:pStyle w:val="InfoBlue"/>
              <w:spacing w:before="0" w:line="240" w:lineRule="auto"/>
              <w:rPr>
                <w:ins w:id="1521" w:author="Weekend Nguyen" w:date="2017-09-13T21:03:00Z"/>
                <w:rFonts w:ascii="Times New Roman" w:hAnsi="Times New Roman"/>
                <w:i w:val="0"/>
                <w:color w:val="auto"/>
                <w:sz w:val="26"/>
                <w:szCs w:val="26"/>
              </w:rPr>
            </w:pPr>
          </w:p>
        </w:tc>
      </w:tr>
      <w:tr w:rsidR="00185C51" w:rsidRPr="005103C6" w:rsidTr="00C06454">
        <w:trPr>
          <w:jc w:val="center"/>
          <w:ins w:id="1522" w:author="Weekend Nguyen" w:date="2017-09-13T21:03:00Z"/>
        </w:trPr>
        <w:tc>
          <w:tcPr>
            <w:tcW w:w="1265" w:type="pct"/>
          </w:tcPr>
          <w:p w:rsidR="00185C51" w:rsidRPr="005103C6" w:rsidRDefault="00185C51" w:rsidP="00C06454">
            <w:pPr>
              <w:pStyle w:val="TableHeader"/>
              <w:spacing w:before="0"/>
              <w:rPr>
                <w:ins w:id="1523" w:author="Weekend Nguyen" w:date="2017-09-13T21:03:00Z"/>
                <w:rFonts w:ascii="Times New Roman" w:hAnsi="Times New Roman" w:cs="Times New Roman"/>
                <w:b w:val="0"/>
                <w:sz w:val="26"/>
                <w:szCs w:val="26"/>
              </w:rPr>
            </w:pPr>
            <w:ins w:id="1524" w:author="Weekend Nguyen" w:date="2017-09-13T21:03:00Z">
              <w:r w:rsidRPr="005103C6">
                <w:rPr>
                  <w:rFonts w:ascii="Times New Roman" w:hAnsi="Times New Roman" w:cs="Times New Roman"/>
                  <w:b w:val="0"/>
                  <w:sz w:val="26"/>
                  <w:szCs w:val="26"/>
                </w:rPr>
                <w:t>Mô tả:</w:t>
              </w:r>
            </w:ins>
          </w:p>
        </w:tc>
        <w:tc>
          <w:tcPr>
            <w:tcW w:w="3735" w:type="pct"/>
          </w:tcPr>
          <w:p w:rsidR="00185C51" w:rsidRPr="00C06454" w:rsidRDefault="00185C51" w:rsidP="00C06454">
            <w:pPr>
              <w:pStyle w:val="InfoBlue"/>
              <w:spacing w:before="0" w:line="240" w:lineRule="auto"/>
              <w:rPr>
                <w:ins w:id="1525" w:author="Weekend Nguyen" w:date="2017-09-13T21:03:00Z"/>
                <w:rFonts w:ascii="Times New Roman" w:hAnsi="Times New Roman"/>
                <w:i w:val="0"/>
                <w:color w:val="auto"/>
                <w:sz w:val="26"/>
                <w:szCs w:val="26"/>
              </w:rPr>
            </w:pPr>
          </w:p>
        </w:tc>
      </w:tr>
      <w:tr w:rsidR="00185C51" w:rsidRPr="005103C6" w:rsidTr="00C06454">
        <w:trPr>
          <w:jc w:val="center"/>
          <w:ins w:id="1526" w:author="Weekend Nguyen" w:date="2017-09-13T21:03:00Z"/>
        </w:trPr>
        <w:tc>
          <w:tcPr>
            <w:tcW w:w="1265" w:type="pct"/>
          </w:tcPr>
          <w:p w:rsidR="00185C51" w:rsidRPr="005103C6" w:rsidRDefault="00185C51" w:rsidP="00C06454">
            <w:pPr>
              <w:pStyle w:val="TableHeader"/>
              <w:spacing w:before="0"/>
              <w:rPr>
                <w:ins w:id="1527" w:author="Weekend Nguyen" w:date="2017-09-13T21:03:00Z"/>
                <w:rFonts w:ascii="Times New Roman" w:hAnsi="Times New Roman" w:cs="Times New Roman"/>
                <w:b w:val="0"/>
                <w:sz w:val="26"/>
                <w:szCs w:val="26"/>
              </w:rPr>
            </w:pPr>
            <w:ins w:id="1528" w:author="Weekend Nguyen" w:date="2017-09-13T21:03:00Z">
              <w:r w:rsidRPr="005103C6">
                <w:rPr>
                  <w:rFonts w:ascii="Times New Roman" w:hAnsi="Times New Roman" w:cs="Times New Roman"/>
                  <w:b w:val="0"/>
                  <w:sz w:val="26"/>
                  <w:szCs w:val="26"/>
                </w:rPr>
                <w:t>Tác nhân:</w:t>
              </w:r>
            </w:ins>
          </w:p>
        </w:tc>
        <w:tc>
          <w:tcPr>
            <w:tcW w:w="3735" w:type="pct"/>
          </w:tcPr>
          <w:p w:rsidR="00185C51" w:rsidRPr="00C06454" w:rsidRDefault="00185C51" w:rsidP="00C06454">
            <w:pPr>
              <w:pStyle w:val="InfoBlue"/>
              <w:spacing w:before="0" w:line="240" w:lineRule="auto"/>
              <w:rPr>
                <w:ins w:id="1529" w:author="Weekend Nguyen" w:date="2017-09-13T21:03:00Z"/>
                <w:rFonts w:ascii="Times New Roman" w:hAnsi="Times New Roman"/>
                <w:i w:val="0"/>
                <w:color w:val="auto"/>
                <w:sz w:val="26"/>
                <w:szCs w:val="26"/>
              </w:rPr>
            </w:pPr>
          </w:p>
        </w:tc>
      </w:tr>
      <w:tr w:rsidR="00185C51" w:rsidRPr="005103C6" w:rsidTr="00C06454">
        <w:trPr>
          <w:jc w:val="center"/>
          <w:ins w:id="1530" w:author="Weekend Nguyen" w:date="2017-09-13T21:03:00Z"/>
        </w:trPr>
        <w:tc>
          <w:tcPr>
            <w:tcW w:w="1265" w:type="pct"/>
          </w:tcPr>
          <w:p w:rsidR="00185C51" w:rsidRPr="005103C6" w:rsidRDefault="00185C51" w:rsidP="00C06454">
            <w:pPr>
              <w:pStyle w:val="TableHeader"/>
              <w:spacing w:before="0"/>
              <w:rPr>
                <w:ins w:id="1531" w:author="Weekend Nguyen" w:date="2017-09-13T21:03:00Z"/>
                <w:rFonts w:ascii="Times New Roman" w:hAnsi="Times New Roman" w:cs="Times New Roman"/>
                <w:b w:val="0"/>
                <w:sz w:val="26"/>
                <w:szCs w:val="26"/>
              </w:rPr>
            </w:pPr>
            <w:ins w:id="1532" w:author="Weekend Nguyen" w:date="2017-09-13T21:03:00Z">
              <w:r w:rsidRPr="005103C6">
                <w:rPr>
                  <w:rFonts w:ascii="Times New Roman" w:hAnsi="Times New Roman" w:cs="Times New Roman"/>
                  <w:b w:val="0"/>
                  <w:sz w:val="26"/>
                  <w:szCs w:val="26"/>
                </w:rPr>
                <w:t>Điều kiện trước:</w:t>
              </w:r>
            </w:ins>
          </w:p>
        </w:tc>
        <w:tc>
          <w:tcPr>
            <w:tcW w:w="3735" w:type="pct"/>
          </w:tcPr>
          <w:p w:rsidR="00185C51" w:rsidRPr="00C06454" w:rsidRDefault="00185C51" w:rsidP="00C06454">
            <w:pPr>
              <w:pStyle w:val="InfoBlue"/>
              <w:spacing w:before="0" w:line="240" w:lineRule="auto"/>
              <w:rPr>
                <w:ins w:id="1533" w:author="Weekend Nguyen" w:date="2017-09-13T21:03:00Z"/>
                <w:rFonts w:ascii="Times New Roman" w:hAnsi="Times New Roman"/>
                <w:i w:val="0"/>
                <w:color w:val="auto"/>
                <w:sz w:val="26"/>
                <w:szCs w:val="26"/>
              </w:rPr>
            </w:pPr>
          </w:p>
        </w:tc>
      </w:tr>
      <w:tr w:rsidR="00185C51" w:rsidRPr="005103C6" w:rsidTr="00C06454">
        <w:trPr>
          <w:jc w:val="center"/>
          <w:ins w:id="1534" w:author="Weekend Nguyen" w:date="2017-09-13T21:03:00Z"/>
        </w:trPr>
        <w:tc>
          <w:tcPr>
            <w:tcW w:w="1265" w:type="pct"/>
          </w:tcPr>
          <w:p w:rsidR="00185C51" w:rsidRPr="005103C6" w:rsidRDefault="00185C51" w:rsidP="00C06454">
            <w:pPr>
              <w:pStyle w:val="TableHeader"/>
              <w:spacing w:before="0"/>
              <w:rPr>
                <w:ins w:id="1535" w:author="Weekend Nguyen" w:date="2017-09-13T21:03:00Z"/>
                <w:rFonts w:ascii="Times New Roman" w:hAnsi="Times New Roman" w:cs="Times New Roman"/>
                <w:b w:val="0"/>
                <w:sz w:val="26"/>
                <w:szCs w:val="26"/>
              </w:rPr>
            </w:pPr>
            <w:ins w:id="1536" w:author="Weekend Nguyen" w:date="2017-09-13T21:03:00Z">
              <w:r w:rsidRPr="005103C6">
                <w:rPr>
                  <w:rFonts w:ascii="Times New Roman" w:hAnsi="Times New Roman" w:cs="Times New Roman"/>
                  <w:b w:val="0"/>
                  <w:sz w:val="26"/>
                  <w:szCs w:val="26"/>
                </w:rPr>
                <w:t>Điều kiện sau:</w:t>
              </w:r>
            </w:ins>
          </w:p>
        </w:tc>
        <w:tc>
          <w:tcPr>
            <w:tcW w:w="3735" w:type="pct"/>
          </w:tcPr>
          <w:p w:rsidR="00185C51" w:rsidRPr="00C06454" w:rsidRDefault="00185C51" w:rsidP="00C06454">
            <w:pPr>
              <w:pStyle w:val="InfoBlue"/>
              <w:spacing w:before="0" w:line="240" w:lineRule="auto"/>
              <w:rPr>
                <w:ins w:id="1537" w:author="Weekend Nguyen" w:date="2017-09-13T21:03:00Z"/>
                <w:rFonts w:ascii="Times New Roman" w:hAnsi="Times New Roman"/>
                <w:i w:val="0"/>
                <w:color w:val="auto"/>
                <w:sz w:val="26"/>
                <w:szCs w:val="26"/>
              </w:rPr>
            </w:pPr>
          </w:p>
        </w:tc>
      </w:tr>
      <w:tr w:rsidR="00185C51" w:rsidRPr="005103C6" w:rsidTr="00C06454">
        <w:trPr>
          <w:jc w:val="center"/>
          <w:ins w:id="1538" w:author="Weekend Nguyen" w:date="2017-09-13T21:03:00Z"/>
        </w:trPr>
        <w:tc>
          <w:tcPr>
            <w:tcW w:w="1265" w:type="pct"/>
          </w:tcPr>
          <w:p w:rsidR="00185C51" w:rsidRPr="005103C6" w:rsidRDefault="00185C51" w:rsidP="00C06454">
            <w:pPr>
              <w:pStyle w:val="TableHeader"/>
              <w:spacing w:before="0"/>
              <w:rPr>
                <w:ins w:id="1539" w:author="Weekend Nguyen" w:date="2017-09-13T21:03:00Z"/>
                <w:rFonts w:ascii="Times New Roman" w:hAnsi="Times New Roman" w:cs="Times New Roman"/>
                <w:b w:val="0"/>
                <w:sz w:val="26"/>
                <w:szCs w:val="26"/>
              </w:rPr>
            </w:pPr>
            <w:ins w:id="1540" w:author="Weekend Nguyen" w:date="2017-09-13T21:03:00Z">
              <w:r w:rsidRPr="005103C6">
                <w:rPr>
                  <w:rFonts w:ascii="Times New Roman" w:hAnsi="Times New Roman" w:cs="Times New Roman"/>
                  <w:b w:val="0"/>
                  <w:sz w:val="26"/>
                  <w:szCs w:val="26"/>
                </w:rPr>
                <w:t>Luồng sự kiện chính (Basic flows)</w:t>
              </w:r>
            </w:ins>
          </w:p>
        </w:tc>
        <w:tc>
          <w:tcPr>
            <w:tcW w:w="3735" w:type="pct"/>
          </w:tcPr>
          <w:p w:rsidR="00185C51" w:rsidRPr="00C06454" w:rsidRDefault="00185C51" w:rsidP="00C06454">
            <w:pPr>
              <w:pStyle w:val="InfoBlue"/>
              <w:spacing w:before="0" w:line="240" w:lineRule="auto"/>
              <w:ind w:left="720"/>
              <w:rPr>
                <w:ins w:id="1541" w:author="Weekend Nguyen" w:date="2017-09-13T21:03:00Z"/>
                <w:rFonts w:ascii="Times New Roman" w:hAnsi="Times New Roman"/>
                <w:i w:val="0"/>
                <w:color w:val="auto"/>
                <w:sz w:val="26"/>
                <w:szCs w:val="26"/>
              </w:rPr>
            </w:pPr>
          </w:p>
        </w:tc>
      </w:tr>
      <w:tr w:rsidR="00185C51" w:rsidRPr="005103C6" w:rsidTr="00C06454">
        <w:trPr>
          <w:jc w:val="center"/>
          <w:ins w:id="1542" w:author="Weekend Nguyen" w:date="2017-09-13T21:03:00Z"/>
        </w:trPr>
        <w:tc>
          <w:tcPr>
            <w:tcW w:w="1265" w:type="pct"/>
          </w:tcPr>
          <w:p w:rsidR="00185C51" w:rsidRPr="005103C6" w:rsidRDefault="00185C51" w:rsidP="00C06454">
            <w:pPr>
              <w:pStyle w:val="TableHeader"/>
              <w:spacing w:before="0"/>
              <w:rPr>
                <w:ins w:id="1543" w:author="Weekend Nguyen" w:date="2017-09-13T21:03:00Z"/>
                <w:rFonts w:ascii="Times New Roman" w:hAnsi="Times New Roman" w:cs="Times New Roman"/>
                <w:b w:val="0"/>
                <w:sz w:val="26"/>
                <w:szCs w:val="26"/>
              </w:rPr>
            </w:pPr>
            <w:ins w:id="1544" w:author="Weekend Nguyen" w:date="2017-09-13T21:03:00Z">
              <w:r w:rsidRPr="005103C6">
                <w:rPr>
                  <w:rFonts w:ascii="Times New Roman" w:hAnsi="Times New Roman" w:cs="Times New Roman"/>
                  <w:b w:val="0"/>
                  <w:sz w:val="26"/>
                  <w:szCs w:val="26"/>
                </w:rPr>
                <w:t>Luồng sự kiện phụ (Alternative Flows):</w:t>
              </w:r>
            </w:ins>
          </w:p>
        </w:tc>
        <w:tc>
          <w:tcPr>
            <w:tcW w:w="3735" w:type="pct"/>
          </w:tcPr>
          <w:p w:rsidR="00185C51" w:rsidRPr="00C06454" w:rsidRDefault="00185C51" w:rsidP="00C06454">
            <w:pPr>
              <w:pStyle w:val="InfoBlue"/>
              <w:spacing w:before="0" w:line="240" w:lineRule="auto"/>
              <w:rPr>
                <w:ins w:id="1545" w:author="Weekend Nguyen" w:date="2017-09-13T21:03:00Z"/>
                <w:rFonts w:ascii="Times New Roman" w:hAnsi="Times New Roman"/>
                <w:i w:val="0"/>
                <w:color w:val="auto"/>
                <w:sz w:val="26"/>
                <w:szCs w:val="26"/>
              </w:rPr>
            </w:pPr>
          </w:p>
        </w:tc>
      </w:tr>
    </w:tbl>
    <w:p w:rsidR="00185C51" w:rsidRDefault="00185C51" w:rsidP="00185C51">
      <w:pPr>
        <w:pStyle w:val="Heading3"/>
        <w:numPr>
          <w:ilvl w:val="0"/>
          <w:numId w:val="0"/>
        </w:numPr>
        <w:spacing w:before="0" w:line="240" w:lineRule="auto"/>
        <w:rPr>
          <w:ins w:id="1546" w:author="Weekend Nguyen" w:date="2017-09-13T21:03:00Z"/>
          <w:rFonts w:ascii="Times New Roman" w:hAnsi="Times New Roman"/>
          <w:sz w:val="26"/>
          <w:szCs w:val="26"/>
        </w:rPr>
      </w:pPr>
    </w:p>
    <w:p w:rsidR="00185C51" w:rsidRDefault="00185C51" w:rsidP="00185C51">
      <w:pPr>
        <w:pStyle w:val="Heading3"/>
        <w:spacing w:before="0" w:line="240" w:lineRule="auto"/>
        <w:rPr>
          <w:ins w:id="1547" w:author="Weekend Nguyen" w:date="2017-09-13T21:03:00Z"/>
          <w:rFonts w:ascii="Times New Roman" w:hAnsi="Times New Roman"/>
          <w:sz w:val="26"/>
          <w:szCs w:val="26"/>
        </w:rPr>
      </w:pPr>
      <w:ins w:id="1548" w:author="Weekend Nguyen" w:date="2017-09-13T21:03:00Z">
        <w:r>
          <w:rPr>
            <w:rFonts w:ascii="Times New Roman" w:hAnsi="Times New Roman"/>
            <w:sz w:val="26"/>
            <w:szCs w:val="26"/>
          </w:rPr>
          <w:t>Biểu đồ</w:t>
        </w:r>
      </w:ins>
    </w:p>
    <w:p w:rsidR="0010102A" w:rsidRPr="00BD451C" w:rsidRDefault="0010102A">
      <w:pPr>
        <w:rPr>
          <w:ins w:id="1549" w:author="Windows User" w:date="2017-08-27T10:47:00Z"/>
          <w:rPrChange w:id="1550" w:author="Windows User" w:date="2017-08-27T16:06:00Z">
            <w:rPr>
              <w:ins w:id="1551" w:author="Windows User" w:date="2017-08-27T10:47:00Z"/>
              <w:rFonts w:ascii="Times New Roman" w:hAnsi="Times New Roman"/>
              <w:sz w:val="26"/>
              <w:szCs w:val="26"/>
            </w:rPr>
          </w:rPrChange>
        </w:rPr>
        <w:pPrChange w:id="1552" w:author="Windows User" w:date="2017-08-27T16:06:00Z">
          <w:pPr>
            <w:pStyle w:val="Heading3"/>
            <w:spacing w:before="0" w:line="240" w:lineRule="auto"/>
          </w:pPr>
        </w:pPrChange>
      </w:pPr>
      <w:ins w:id="1553" w:author="Windows User" w:date="2017-09-10T10:27:00Z">
        <w:del w:id="1554" w:author="Weekend Nguyen" w:date="2017-09-13T21:03:00Z">
          <w:r w:rsidDel="00185C51">
            <w:rPr>
              <w:noProof/>
              <w:rPrChange w:id="1555" w:author="Unknown">
                <w:rPr>
                  <w:b w:val="0"/>
                  <w:noProof/>
                </w:rPr>
              </w:rPrChange>
            </w:rPr>
            <w:drawing>
              <wp:inline distT="0" distB="0" distL="0" distR="0">
                <wp:extent cx="6511925" cy="26511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emTra1.PNG"/>
                        <pic:cNvPicPr/>
                      </pic:nvPicPr>
                      <pic:blipFill>
                        <a:blip r:embed="rId22">
                          <a:extLst>
                            <a:ext uri="{28A0092B-C50C-407E-A947-70E740481C1C}">
                              <a14:useLocalDpi xmlns:a14="http://schemas.microsoft.com/office/drawing/2010/main" val="0"/>
                            </a:ext>
                          </a:extLst>
                        </a:blip>
                        <a:stretch>
                          <a:fillRect/>
                        </a:stretch>
                      </pic:blipFill>
                      <pic:spPr>
                        <a:xfrm>
                          <a:off x="0" y="0"/>
                          <a:ext cx="6511925" cy="2651125"/>
                        </a:xfrm>
                        <a:prstGeom prst="rect">
                          <a:avLst/>
                        </a:prstGeom>
                      </pic:spPr>
                    </pic:pic>
                  </a:graphicData>
                </a:graphic>
              </wp:inline>
            </w:drawing>
          </w:r>
        </w:del>
      </w:ins>
    </w:p>
    <w:p w:rsidR="00462570" w:rsidRDefault="00462570">
      <w:pPr>
        <w:rPr>
          <w:ins w:id="1556" w:author="Weekend Nguyen" w:date="2017-09-13T20:21:00Z"/>
          <w:rFonts w:ascii="Times New Roman" w:eastAsia="Times New Roman" w:hAnsi="Times New Roman" w:cs="Times New Roman"/>
          <w:b/>
          <w:sz w:val="26"/>
          <w:szCs w:val="26"/>
        </w:rPr>
      </w:pPr>
      <w:ins w:id="1557" w:author="Weekend Nguyen" w:date="2017-09-13T20:21:00Z">
        <w:r>
          <w:rPr>
            <w:rFonts w:ascii="Times New Roman" w:hAnsi="Times New Roman"/>
            <w:sz w:val="26"/>
            <w:szCs w:val="26"/>
          </w:rPr>
          <w:br w:type="page"/>
        </w:r>
      </w:ins>
    </w:p>
    <w:p w:rsidR="003A2C7D" w:rsidRPr="005103C6" w:rsidRDefault="003A2C7D" w:rsidP="003A2C7D">
      <w:pPr>
        <w:pStyle w:val="Heading2"/>
        <w:spacing w:before="0" w:line="240" w:lineRule="auto"/>
        <w:ind w:left="600" w:hanging="600"/>
        <w:rPr>
          <w:ins w:id="1558" w:author="Windows User" w:date="2017-08-27T11:08:00Z"/>
          <w:rFonts w:ascii="Times New Roman" w:hAnsi="Times New Roman"/>
          <w:sz w:val="26"/>
          <w:szCs w:val="26"/>
        </w:rPr>
      </w:pPr>
      <w:ins w:id="1559" w:author="Windows User" w:date="2017-08-27T11:08:00Z">
        <w:r>
          <w:rPr>
            <w:rFonts w:ascii="Times New Roman" w:hAnsi="Times New Roman"/>
            <w:sz w:val="26"/>
            <w:szCs w:val="26"/>
          </w:rPr>
          <w:lastRenderedPageBreak/>
          <w:t>UC00</w:t>
        </w:r>
      </w:ins>
      <w:ins w:id="1560" w:author="Weekend Nguyen" w:date="2017-09-13T21:04:00Z">
        <w:r w:rsidR="00494D0A">
          <w:rPr>
            <w:rFonts w:ascii="Times New Roman" w:hAnsi="Times New Roman"/>
            <w:sz w:val="26"/>
            <w:szCs w:val="26"/>
          </w:rPr>
          <w:t>7</w:t>
        </w:r>
      </w:ins>
      <w:ins w:id="1561" w:author="Windows User" w:date="2017-08-27T11:08:00Z">
        <w:del w:id="1562" w:author="Weekend Nguyen" w:date="2017-09-13T21:04:00Z">
          <w:r w:rsidDel="00494D0A">
            <w:rPr>
              <w:rFonts w:ascii="Times New Roman" w:hAnsi="Times New Roman"/>
              <w:sz w:val="26"/>
              <w:szCs w:val="26"/>
            </w:rPr>
            <w:delText>6</w:delText>
          </w:r>
        </w:del>
        <w:r>
          <w:rPr>
            <w:rFonts w:ascii="Times New Roman" w:hAnsi="Times New Roman"/>
            <w:sz w:val="26"/>
            <w:szCs w:val="26"/>
          </w:rPr>
          <w:t>_Bán thuốc kê đơn</w:t>
        </w:r>
      </w:ins>
    </w:p>
    <w:p w:rsidR="003A2C7D" w:rsidRPr="005103C6" w:rsidRDefault="003A2C7D" w:rsidP="003A2C7D">
      <w:pPr>
        <w:pStyle w:val="Heading3"/>
        <w:spacing w:before="0" w:line="240" w:lineRule="auto"/>
        <w:rPr>
          <w:ins w:id="1563" w:author="Windows User" w:date="2017-08-27T11:08:00Z"/>
          <w:rFonts w:ascii="Times New Roman" w:hAnsi="Times New Roman"/>
          <w:sz w:val="26"/>
          <w:szCs w:val="26"/>
        </w:rPr>
      </w:pPr>
      <w:ins w:id="1564" w:author="Windows User" w:date="2017-08-27T11:08:00Z">
        <w:r>
          <w:rPr>
            <w:rFonts w:ascii="Times New Roman" w:hAnsi="Times New Roman"/>
            <w:sz w:val="26"/>
            <w:szCs w:val="26"/>
          </w:rPr>
          <w:t>Mô tả use case UC00</w:t>
        </w:r>
      </w:ins>
      <w:ins w:id="1565" w:author="Weekend Nguyen" w:date="2017-09-13T21:04:00Z">
        <w:r w:rsidR="00494D0A">
          <w:rPr>
            <w:rFonts w:ascii="Times New Roman" w:hAnsi="Times New Roman"/>
            <w:sz w:val="26"/>
            <w:szCs w:val="26"/>
          </w:rPr>
          <w:t>7</w:t>
        </w:r>
      </w:ins>
      <w:ins w:id="1566" w:author="Windows User" w:date="2017-08-27T11:08:00Z">
        <w:del w:id="1567" w:author="Weekend Nguyen" w:date="2017-09-13T21:04:00Z">
          <w:r w:rsidDel="00494D0A">
            <w:rPr>
              <w:rFonts w:ascii="Times New Roman" w:hAnsi="Times New Roman"/>
              <w:sz w:val="26"/>
              <w:szCs w:val="26"/>
            </w:rPr>
            <w:delText>6</w:delText>
          </w:r>
        </w:del>
      </w:ins>
    </w:p>
    <w:tbl>
      <w:tblPr>
        <w:tblStyle w:val="TableGrid"/>
        <w:tblW w:w="5000" w:type="pct"/>
        <w:jc w:val="center"/>
        <w:tblLook w:val="01E0" w:firstRow="1" w:lastRow="1" w:firstColumn="1" w:lastColumn="1" w:noHBand="0" w:noVBand="0"/>
      </w:tblPr>
      <w:tblGrid>
        <w:gridCol w:w="2592"/>
        <w:gridCol w:w="7653"/>
      </w:tblGrid>
      <w:tr w:rsidR="003A2C7D" w:rsidRPr="005103C6" w:rsidTr="00E16E77">
        <w:trPr>
          <w:jc w:val="center"/>
          <w:ins w:id="1568" w:author="Windows User" w:date="2017-08-27T11:08:00Z"/>
        </w:trPr>
        <w:tc>
          <w:tcPr>
            <w:tcW w:w="5000" w:type="pct"/>
            <w:gridSpan w:val="2"/>
          </w:tcPr>
          <w:p w:rsidR="003A2C7D" w:rsidRPr="005103C6" w:rsidRDefault="003A2C7D" w:rsidP="00E16E77">
            <w:pPr>
              <w:spacing w:after="120"/>
              <w:rPr>
                <w:ins w:id="1569" w:author="Windows User" w:date="2017-08-27T11:08:00Z"/>
                <w:rFonts w:ascii="Times New Roman" w:hAnsi="Times New Roman" w:cs="Times New Roman"/>
                <w:b/>
                <w:sz w:val="26"/>
                <w:szCs w:val="26"/>
              </w:rPr>
            </w:pPr>
            <w:ins w:id="1570" w:author="Windows User" w:date="2017-08-27T11:08:00Z">
              <w:r>
                <w:rPr>
                  <w:rFonts w:ascii="Times New Roman" w:hAnsi="Times New Roman" w:cs="Times New Roman"/>
                  <w:b/>
                  <w:sz w:val="26"/>
                  <w:szCs w:val="26"/>
                </w:rPr>
                <w:t>Use cas</w:t>
              </w:r>
            </w:ins>
            <w:ins w:id="1571" w:author="Windows User" w:date="2017-08-27T11:09:00Z">
              <w:r>
                <w:rPr>
                  <w:rFonts w:ascii="Times New Roman" w:hAnsi="Times New Roman" w:cs="Times New Roman"/>
                  <w:b/>
                  <w:sz w:val="26"/>
                  <w:szCs w:val="26"/>
                </w:rPr>
                <w:t>e: UC00</w:t>
              </w:r>
            </w:ins>
            <w:ins w:id="1572" w:author="Weekend Nguyen" w:date="2017-09-13T21:04:00Z">
              <w:r w:rsidR="00494D0A">
                <w:rPr>
                  <w:rFonts w:ascii="Times New Roman" w:hAnsi="Times New Roman" w:cs="Times New Roman"/>
                  <w:b/>
                  <w:sz w:val="26"/>
                  <w:szCs w:val="26"/>
                </w:rPr>
                <w:t>7</w:t>
              </w:r>
            </w:ins>
            <w:ins w:id="1573" w:author="Windows User" w:date="2017-08-27T11:09:00Z">
              <w:del w:id="1574" w:author="Weekend Nguyen" w:date="2017-09-13T21:04:00Z">
                <w:r w:rsidDel="00494D0A">
                  <w:rPr>
                    <w:rFonts w:ascii="Times New Roman" w:hAnsi="Times New Roman" w:cs="Times New Roman"/>
                    <w:b/>
                    <w:sz w:val="26"/>
                    <w:szCs w:val="26"/>
                  </w:rPr>
                  <w:delText>6</w:delText>
                </w:r>
              </w:del>
              <w:r>
                <w:rPr>
                  <w:rFonts w:ascii="Times New Roman" w:hAnsi="Times New Roman" w:cs="Times New Roman"/>
                  <w:b/>
                  <w:sz w:val="26"/>
                  <w:szCs w:val="26"/>
                </w:rPr>
                <w:t>_Bán thuốc kê đơn.</w:t>
              </w:r>
            </w:ins>
          </w:p>
        </w:tc>
      </w:tr>
      <w:tr w:rsidR="003A2C7D" w:rsidRPr="005103C6" w:rsidTr="00E16E77">
        <w:trPr>
          <w:jc w:val="center"/>
          <w:ins w:id="1575" w:author="Windows User" w:date="2017-08-27T11:08:00Z"/>
        </w:trPr>
        <w:tc>
          <w:tcPr>
            <w:tcW w:w="1265" w:type="pct"/>
          </w:tcPr>
          <w:p w:rsidR="003A2C7D" w:rsidRPr="005103C6" w:rsidRDefault="003A2C7D" w:rsidP="00E16E77">
            <w:pPr>
              <w:pStyle w:val="TableHeader"/>
              <w:spacing w:before="0"/>
              <w:rPr>
                <w:ins w:id="1576" w:author="Windows User" w:date="2017-08-27T11:08:00Z"/>
                <w:rFonts w:ascii="Times New Roman" w:hAnsi="Times New Roman" w:cs="Times New Roman"/>
                <w:b w:val="0"/>
                <w:sz w:val="26"/>
                <w:szCs w:val="26"/>
              </w:rPr>
            </w:pPr>
            <w:ins w:id="1577" w:author="Windows User" w:date="2017-08-27T11:08:00Z">
              <w:r w:rsidRPr="005103C6">
                <w:rPr>
                  <w:rFonts w:ascii="Times New Roman" w:hAnsi="Times New Roman" w:cs="Times New Roman"/>
                  <w:b w:val="0"/>
                  <w:sz w:val="26"/>
                  <w:szCs w:val="26"/>
                </w:rPr>
                <w:t>Mục đích:</w:t>
              </w:r>
            </w:ins>
          </w:p>
        </w:tc>
        <w:tc>
          <w:tcPr>
            <w:tcW w:w="3735" w:type="pct"/>
          </w:tcPr>
          <w:p w:rsidR="003A2C7D" w:rsidRPr="00F80C38" w:rsidRDefault="003A2C7D" w:rsidP="00E16E77">
            <w:pPr>
              <w:pStyle w:val="InfoBlue"/>
              <w:spacing w:before="0" w:line="240" w:lineRule="auto"/>
              <w:rPr>
                <w:ins w:id="1578" w:author="Windows User" w:date="2017-08-27T11:08:00Z"/>
                <w:rFonts w:ascii="Times New Roman" w:hAnsi="Times New Roman"/>
                <w:i w:val="0"/>
                <w:color w:val="auto"/>
                <w:sz w:val="26"/>
                <w:szCs w:val="26"/>
                <w:rPrChange w:id="1579" w:author="Weekend Nguyen" w:date="2017-09-13T20:59:00Z">
                  <w:rPr>
                    <w:ins w:id="1580" w:author="Windows User" w:date="2017-08-27T11:08:00Z"/>
                    <w:rFonts w:ascii="Times New Roman" w:hAnsi="Times New Roman"/>
                    <w:sz w:val="26"/>
                    <w:szCs w:val="26"/>
                  </w:rPr>
                </w:rPrChange>
              </w:rPr>
            </w:pPr>
            <w:ins w:id="1581" w:author="Windows User" w:date="2017-08-27T11:08:00Z">
              <w:r w:rsidRPr="00F80C38">
                <w:rPr>
                  <w:rFonts w:ascii="Times New Roman" w:hAnsi="Times New Roman"/>
                  <w:i w:val="0"/>
                  <w:color w:val="auto"/>
                  <w:sz w:val="26"/>
                  <w:szCs w:val="26"/>
                  <w:rPrChange w:id="1582" w:author="Weekend Nguyen" w:date="2017-09-13T20:59:00Z">
                    <w:rPr>
                      <w:rFonts w:ascii="Times New Roman" w:hAnsi="Times New Roman"/>
                      <w:sz w:val="26"/>
                      <w:szCs w:val="26"/>
                    </w:rPr>
                  </w:rPrChange>
                </w:rPr>
                <w:t>Bán</w:t>
              </w:r>
              <w:r w:rsidR="00201398" w:rsidRPr="00F80C38">
                <w:rPr>
                  <w:rFonts w:ascii="Times New Roman" w:hAnsi="Times New Roman"/>
                  <w:i w:val="0"/>
                  <w:color w:val="auto"/>
                  <w:sz w:val="26"/>
                  <w:szCs w:val="26"/>
                  <w:rPrChange w:id="1583" w:author="Weekend Nguyen" w:date="2017-09-13T20:59:00Z">
                    <w:rPr>
                      <w:rFonts w:ascii="Times New Roman" w:hAnsi="Times New Roman"/>
                      <w:sz w:val="26"/>
                      <w:szCs w:val="26"/>
                    </w:rPr>
                  </w:rPrChange>
                </w:rPr>
                <w:t xml:space="preserve"> thuốc cho bệnh nhân</w:t>
              </w:r>
            </w:ins>
            <w:ins w:id="1584" w:author="Windows User" w:date="2017-08-27T11:10:00Z">
              <w:r w:rsidRPr="00F80C38">
                <w:rPr>
                  <w:rFonts w:ascii="Times New Roman" w:hAnsi="Times New Roman"/>
                  <w:i w:val="0"/>
                  <w:color w:val="auto"/>
                  <w:sz w:val="26"/>
                  <w:szCs w:val="26"/>
                  <w:rPrChange w:id="1585" w:author="Weekend Nguyen" w:date="2017-09-13T20:59:00Z">
                    <w:rPr>
                      <w:rFonts w:ascii="Times New Roman" w:hAnsi="Times New Roman"/>
                      <w:sz w:val="26"/>
                      <w:szCs w:val="26"/>
                    </w:rPr>
                  </w:rPrChange>
                </w:rPr>
                <w:t xml:space="preserve"> theo đúng đơn thuốc</w:t>
              </w:r>
            </w:ins>
            <w:ins w:id="1586" w:author="Windows User" w:date="2017-08-27T11:08:00Z">
              <w:r w:rsidRPr="00F80C38">
                <w:rPr>
                  <w:rFonts w:ascii="Times New Roman" w:hAnsi="Times New Roman"/>
                  <w:i w:val="0"/>
                  <w:color w:val="auto"/>
                  <w:sz w:val="26"/>
                  <w:szCs w:val="26"/>
                  <w:rPrChange w:id="1587" w:author="Weekend Nguyen" w:date="2017-09-13T20:59:00Z">
                    <w:rPr>
                      <w:rFonts w:ascii="Times New Roman" w:hAnsi="Times New Roman"/>
                      <w:sz w:val="26"/>
                      <w:szCs w:val="26"/>
                    </w:rPr>
                  </w:rPrChange>
                </w:rPr>
                <w:t>.</w:t>
              </w:r>
            </w:ins>
          </w:p>
        </w:tc>
      </w:tr>
      <w:tr w:rsidR="003A2C7D" w:rsidRPr="005103C6" w:rsidTr="00E16E77">
        <w:trPr>
          <w:jc w:val="center"/>
          <w:ins w:id="1588" w:author="Windows User" w:date="2017-08-27T11:08:00Z"/>
        </w:trPr>
        <w:tc>
          <w:tcPr>
            <w:tcW w:w="1265" w:type="pct"/>
          </w:tcPr>
          <w:p w:rsidR="003A2C7D" w:rsidRPr="005103C6" w:rsidRDefault="003A2C7D" w:rsidP="00E16E77">
            <w:pPr>
              <w:pStyle w:val="TableHeader"/>
              <w:spacing w:before="0"/>
              <w:rPr>
                <w:ins w:id="1589" w:author="Windows User" w:date="2017-08-27T11:08:00Z"/>
                <w:rFonts w:ascii="Times New Roman" w:hAnsi="Times New Roman" w:cs="Times New Roman"/>
                <w:b w:val="0"/>
                <w:sz w:val="26"/>
                <w:szCs w:val="26"/>
              </w:rPr>
            </w:pPr>
            <w:ins w:id="1590" w:author="Windows User" w:date="2017-08-27T11:08:00Z">
              <w:r w:rsidRPr="005103C6">
                <w:rPr>
                  <w:rFonts w:ascii="Times New Roman" w:hAnsi="Times New Roman" w:cs="Times New Roman"/>
                  <w:b w:val="0"/>
                  <w:sz w:val="26"/>
                  <w:szCs w:val="26"/>
                </w:rPr>
                <w:t>Mô tả:</w:t>
              </w:r>
            </w:ins>
          </w:p>
        </w:tc>
        <w:tc>
          <w:tcPr>
            <w:tcW w:w="3735" w:type="pct"/>
          </w:tcPr>
          <w:p w:rsidR="003A2C7D" w:rsidRPr="00F80C38" w:rsidRDefault="003A2C7D" w:rsidP="00E16E77">
            <w:pPr>
              <w:pStyle w:val="InfoBlue"/>
              <w:spacing w:before="0" w:line="240" w:lineRule="auto"/>
              <w:rPr>
                <w:ins w:id="1591" w:author="Windows User" w:date="2017-08-27T11:08:00Z"/>
                <w:rFonts w:ascii="Times New Roman" w:hAnsi="Times New Roman"/>
                <w:i w:val="0"/>
                <w:color w:val="auto"/>
                <w:sz w:val="26"/>
                <w:szCs w:val="26"/>
                <w:rPrChange w:id="1592" w:author="Weekend Nguyen" w:date="2017-09-13T20:59:00Z">
                  <w:rPr>
                    <w:ins w:id="1593" w:author="Windows User" w:date="2017-08-27T11:08:00Z"/>
                    <w:rFonts w:ascii="Times New Roman" w:hAnsi="Times New Roman"/>
                    <w:sz w:val="26"/>
                    <w:szCs w:val="26"/>
                  </w:rPr>
                </w:rPrChange>
              </w:rPr>
            </w:pPr>
            <w:ins w:id="1594" w:author="Windows User" w:date="2017-08-27T11:08:00Z">
              <w:r w:rsidRPr="00F80C38">
                <w:rPr>
                  <w:rFonts w:ascii="Times New Roman" w:hAnsi="Times New Roman"/>
                  <w:i w:val="0"/>
                  <w:color w:val="auto"/>
                  <w:sz w:val="26"/>
                  <w:szCs w:val="26"/>
                  <w:rPrChange w:id="1595" w:author="Weekend Nguyen" w:date="2017-09-13T20:59:00Z">
                    <w:rPr>
                      <w:rFonts w:ascii="Times New Roman" w:hAnsi="Times New Roman"/>
                      <w:sz w:val="26"/>
                      <w:szCs w:val="26"/>
                    </w:rPr>
                  </w:rPrChange>
                </w:rPr>
                <w:t>Use case dựa vào đơn thuốc của bệnh nhân để bán thuốc</w:t>
              </w:r>
            </w:ins>
            <w:ins w:id="1596" w:author="Windows User" w:date="2017-08-27T11:11:00Z">
              <w:r w:rsidRPr="00F80C38">
                <w:rPr>
                  <w:rFonts w:ascii="Times New Roman" w:hAnsi="Times New Roman"/>
                  <w:i w:val="0"/>
                  <w:color w:val="auto"/>
                  <w:sz w:val="26"/>
                  <w:szCs w:val="26"/>
                  <w:rPrChange w:id="1597" w:author="Weekend Nguyen" w:date="2017-09-13T20:59:00Z">
                    <w:rPr>
                      <w:rFonts w:ascii="Times New Roman" w:hAnsi="Times New Roman"/>
                      <w:sz w:val="26"/>
                      <w:szCs w:val="26"/>
                    </w:rPr>
                  </w:rPrChange>
                </w:rPr>
                <w:t>.</w:t>
              </w:r>
            </w:ins>
          </w:p>
        </w:tc>
      </w:tr>
      <w:tr w:rsidR="003A2C7D" w:rsidRPr="005103C6" w:rsidTr="00E16E77">
        <w:trPr>
          <w:jc w:val="center"/>
          <w:ins w:id="1598" w:author="Windows User" w:date="2017-08-27T11:08:00Z"/>
        </w:trPr>
        <w:tc>
          <w:tcPr>
            <w:tcW w:w="1265" w:type="pct"/>
          </w:tcPr>
          <w:p w:rsidR="003A2C7D" w:rsidRPr="005103C6" w:rsidRDefault="003A2C7D" w:rsidP="00E16E77">
            <w:pPr>
              <w:pStyle w:val="TableHeader"/>
              <w:spacing w:before="0"/>
              <w:rPr>
                <w:ins w:id="1599" w:author="Windows User" w:date="2017-08-27T11:08:00Z"/>
                <w:rFonts w:ascii="Times New Roman" w:hAnsi="Times New Roman" w:cs="Times New Roman"/>
                <w:b w:val="0"/>
                <w:sz w:val="26"/>
                <w:szCs w:val="26"/>
              </w:rPr>
            </w:pPr>
            <w:ins w:id="1600" w:author="Windows User" w:date="2017-08-27T11:08:00Z">
              <w:r w:rsidRPr="005103C6">
                <w:rPr>
                  <w:rFonts w:ascii="Times New Roman" w:hAnsi="Times New Roman" w:cs="Times New Roman"/>
                  <w:b w:val="0"/>
                  <w:sz w:val="26"/>
                  <w:szCs w:val="26"/>
                </w:rPr>
                <w:t>Tác nhân:</w:t>
              </w:r>
            </w:ins>
          </w:p>
        </w:tc>
        <w:tc>
          <w:tcPr>
            <w:tcW w:w="3735" w:type="pct"/>
          </w:tcPr>
          <w:p w:rsidR="003A2C7D" w:rsidRPr="00F80C38" w:rsidRDefault="003A2C7D" w:rsidP="00E16E77">
            <w:pPr>
              <w:pStyle w:val="InfoBlue"/>
              <w:spacing w:before="0" w:line="240" w:lineRule="auto"/>
              <w:rPr>
                <w:ins w:id="1601" w:author="Windows User" w:date="2017-08-27T11:08:00Z"/>
                <w:rFonts w:ascii="Times New Roman" w:hAnsi="Times New Roman"/>
                <w:i w:val="0"/>
                <w:color w:val="auto"/>
                <w:sz w:val="26"/>
                <w:szCs w:val="26"/>
                <w:rPrChange w:id="1602" w:author="Weekend Nguyen" w:date="2017-09-13T20:59:00Z">
                  <w:rPr>
                    <w:ins w:id="1603" w:author="Windows User" w:date="2017-08-27T11:08:00Z"/>
                    <w:rFonts w:ascii="Times New Roman" w:hAnsi="Times New Roman"/>
                    <w:sz w:val="26"/>
                    <w:szCs w:val="26"/>
                  </w:rPr>
                </w:rPrChange>
              </w:rPr>
            </w:pPr>
            <w:ins w:id="1604" w:author="Windows User" w:date="2017-08-27T11:11:00Z">
              <w:r w:rsidRPr="00F80C38">
                <w:rPr>
                  <w:rFonts w:ascii="Times New Roman" w:hAnsi="Times New Roman"/>
                  <w:i w:val="0"/>
                  <w:color w:val="auto"/>
                  <w:sz w:val="26"/>
                  <w:szCs w:val="26"/>
                  <w:rPrChange w:id="1605" w:author="Weekend Nguyen" w:date="2017-09-13T20:59:00Z">
                    <w:rPr>
                      <w:rFonts w:ascii="Times New Roman" w:hAnsi="Times New Roman"/>
                      <w:sz w:val="26"/>
                      <w:szCs w:val="26"/>
                    </w:rPr>
                  </w:rPrChange>
                </w:rPr>
                <w:t>Nhân viên bán thuốc.</w:t>
              </w:r>
            </w:ins>
          </w:p>
        </w:tc>
      </w:tr>
      <w:tr w:rsidR="003A2C7D" w:rsidRPr="005103C6" w:rsidTr="00E16E77">
        <w:trPr>
          <w:jc w:val="center"/>
          <w:ins w:id="1606" w:author="Windows User" w:date="2017-08-27T11:08:00Z"/>
        </w:trPr>
        <w:tc>
          <w:tcPr>
            <w:tcW w:w="1265" w:type="pct"/>
          </w:tcPr>
          <w:p w:rsidR="003A2C7D" w:rsidRPr="005103C6" w:rsidRDefault="003A2C7D" w:rsidP="00E16E77">
            <w:pPr>
              <w:pStyle w:val="TableHeader"/>
              <w:spacing w:before="0"/>
              <w:rPr>
                <w:ins w:id="1607" w:author="Windows User" w:date="2017-08-27T11:08:00Z"/>
                <w:rFonts w:ascii="Times New Roman" w:hAnsi="Times New Roman" w:cs="Times New Roman"/>
                <w:b w:val="0"/>
                <w:sz w:val="26"/>
                <w:szCs w:val="26"/>
              </w:rPr>
            </w:pPr>
            <w:ins w:id="1608" w:author="Windows User" w:date="2017-08-27T11:08:00Z">
              <w:r w:rsidRPr="005103C6">
                <w:rPr>
                  <w:rFonts w:ascii="Times New Roman" w:hAnsi="Times New Roman" w:cs="Times New Roman"/>
                  <w:b w:val="0"/>
                  <w:sz w:val="26"/>
                  <w:szCs w:val="26"/>
                </w:rPr>
                <w:t>Điều kiện trước:</w:t>
              </w:r>
            </w:ins>
          </w:p>
        </w:tc>
        <w:tc>
          <w:tcPr>
            <w:tcW w:w="3735" w:type="pct"/>
          </w:tcPr>
          <w:p w:rsidR="003A2C7D" w:rsidRPr="00F80C38" w:rsidRDefault="003A2C7D" w:rsidP="00E16E77">
            <w:pPr>
              <w:pStyle w:val="InfoBlue"/>
              <w:spacing w:before="0" w:line="240" w:lineRule="auto"/>
              <w:rPr>
                <w:ins w:id="1609" w:author="Windows User" w:date="2017-08-27T11:08:00Z"/>
                <w:rFonts w:ascii="Times New Roman" w:hAnsi="Times New Roman"/>
                <w:i w:val="0"/>
                <w:color w:val="auto"/>
                <w:sz w:val="26"/>
                <w:szCs w:val="26"/>
                <w:rPrChange w:id="1610" w:author="Weekend Nguyen" w:date="2017-09-13T20:59:00Z">
                  <w:rPr>
                    <w:ins w:id="1611" w:author="Windows User" w:date="2017-08-27T11:08:00Z"/>
                    <w:rFonts w:ascii="Times New Roman" w:hAnsi="Times New Roman"/>
                    <w:sz w:val="26"/>
                    <w:szCs w:val="26"/>
                  </w:rPr>
                </w:rPrChange>
              </w:rPr>
            </w:pPr>
            <w:ins w:id="1612" w:author="Windows User" w:date="2017-08-27T11:08:00Z">
              <w:r w:rsidRPr="00F80C38">
                <w:rPr>
                  <w:rFonts w:ascii="Times New Roman" w:hAnsi="Times New Roman"/>
                  <w:i w:val="0"/>
                  <w:color w:val="auto"/>
                  <w:sz w:val="26"/>
                  <w:szCs w:val="26"/>
                  <w:rPrChange w:id="1613" w:author="Weekend Nguyen" w:date="2017-09-13T20:59:00Z">
                    <w:rPr>
                      <w:rFonts w:ascii="Times New Roman" w:hAnsi="Times New Roman"/>
                      <w:sz w:val="26"/>
                      <w:szCs w:val="26"/>
                    </w:rPr>
                  </w:rPrChange>
                </w:rPr>
                <w:t>Nhân viên bán thuốc đăng nhập thành công vào hệ thống.</w:t>
              </w:r>
            </w:ins>
          </w:p>
        </w:tc>
      </w:tr>
      <w:tr w:rsidR="003A2C7D" w:rsidRPr="005103C6" w:rsidTr="00E16E77">
        <w:trPr>
          <w:jc w:val="center"/>
          <w:ins w:id="1614" w:author="Windows User" w:date="2017-08-27T11:08:00Z"/>
        </w:trPr>
        <w:tc>
          <w:tcPr>
            <w:tcW w:w="1265" w:type="pct"/>
          </w:tcPr>
          <w:p w:rsidR="003A2C7D" w:rsidRPr="005103C6" w:rsidRDefault="003A2C7D" w:rsidP="00E16E77">
            <w:pPr>
              <w:pStyle w:val="TableHeader"/>
              <w:spacing w:before="0"/>
              <w:rPr>
                <w:ins w:id="1615" w:author="Windows User" w:date="2017-08-27T11:08:00Z"/>
                <w:rFonts w:ascii="Times New Roman" w:hAnsi="Times New Roman" w:cs="Times New Roman"/>
                <w:b w:val="0"/>
                <w:sz w:val="26"/>
                <w:szCs w:val="26"/>
              </w:rPr>
            </w:pPr>
            <w:ins w:id="1616" w:author="Windows User" w:date="2017-08-27T11:08:00Z">
              <w:r w:rsidRPr="005103C6">
                <w:rPr>
                  <w:rFonts w:ascii="Times New Roman" w:hAnsi="Times New Roman" w:cs="Times New Roman"/>
                  <w:b w:val="0"/>
                  <w:sz w:val="26"/>
                  <w:szCs w:val="26"/>
                </w:rPr>
                <w:t>Điều kiện sau:</w:t>
              </w:r>
            </w:ins>
          </w:p>
        </w:tc>
        <w:tc>
          <w:tcPr>
            <w:tcW w:w="3735" w:type="pct"/>
          </w:tcPr>
          <w:p w:rsidR="003A2C7D" w:rsidRPr="00F80C38" w:rsidRDefault="003A2C7D" w:rsidP="00E16E77">
            <w:pPr>
              <w:pStyle w:val="InfoBlue"/>
              <w:spacing w:before="0" w:line="240" w:lineRule="auto"/>
              <w:rPr>
                <w:ins w:id="1617" w:author="Windows User" w:date="2017-08-27T11:08:00Z"/>
                <w:rFonts w:ascii="Times New Roman" w:hAnsi="Times New Roman"/>
                <w:i w:val="0"/>
                <w:color w:val="auto"/>
                <w:sz w:val="26"/>
                <w:szCs w:val="26"/>
                <w:rPrChange w:id="1618" w:author="Weekend Nguyen" w:date="2017-09-13T20:59:00Z">
                  <w:rPr>
                    <w:ins w:id="1619" w:author="Windows User" w:date="2017-08-27T11:08:00Z"/>
                    <w:rFonts w:ascii="Times New Roman" w:hAnsi="Times New Roman"/>
                    <w:sz w:val="26"/>
                    <w:szCs w:val="26"/>
                  </w:rPr>
                </w:rPrChange>
              </w:rPr>
            </w:pPr>
            <w:ins w:id="1620" w:author="Windows User" w:date="2017-08-27T11:13:00Z">
              <w:r w:rsidRPr="00F80C38">
                <w:rPr>
                  <w:rFonts w:ascii="Times New Roman" w:hAnsi="Times New Roman"/>
                  <w:i w:val="0"/>
                  <w:color w:val="auto"/>
                  <w:sz w:val="26"/>
                  <w:szCs w:val="26"/>
                  <w:rPrChange w:id="1621" w:author="Weekend Nguyen" w:date="2017-09-13T20:59:00Z">
                    <w:rPr>
                      <w:rFonts w:ascii="Times New Roman" w:hAnsi="Times New Roman"/>
                      <w:sz w:val="26"/>
                      <w:szCs w:val="26"/>
                    </w:rPr>
                  </w:rPrChange>
                </w:rPr>
                <w:t>In ra hóa đơn cho bệnh nhân</w:t>
              </w:r>
            </w:ins>
            <w:ins w:id="1622" w:author="Windows User" w:date="2017-08-27T11:24:00Z">
              <w:r w:rsidR="00201398" w:rsidRPr="00F80C38">
                <w:rPr>
                  <w:rFonts w:ascii="Times New Roman" w:hAnsi="Times New Roman"/>
                  <w:i w:val="0"/>
                  <w:color w:val="auto"/>
                  <w:sz w:val="26"/>
                  <w:szCs w:val="26"/>
                  <w:rPrChange w:id="1623" w:author="Weekend Nguyen" w:date="2017-09-13T20:59:00Z">
                    <w:rPr>
                      <w:rFonts w:ascii="Times New Roman" w:hAnsi="Times New Roman"/>
                      <w:sz w:val="26"/>
                      <w:szCs w:val="26"/>
                    </w:rPr>
                  </w:rPrChange>
                </w:rPr>
                <w:t>, có thông tin cảu đơn thuốc và bệnh nhân</w:t>
              </w:r>
            </w:ins>
            <w:ins w:id="1624" w:author="Windows User" w:date="2017-08-27T11:08:00Z">
              <w:r w:rsidRPr="00F80C38">
                <w:rPr>
                  <w:rFonts w:ascii="Times New Roman" w:hAnsi="Times New Roman"/>
                  <w:i w:val="0"/>
                  <w:color w:val="auto"/>
                  <w:sz w:val="26"/>
                  <w:szCs w:val="26"/>
                  <w:rPrChange w:id="1625" w:author="Weekend Nguyen" w:date="2017-09-13T20:59:00Z">
                    <w:rPr>
                      <w:rFonts w:ascii="Times New Roman" w:hAnsi="Times New Roman"/>
                      <w:sz w:val="26"/>
                      <w:szCs w:val="26"/>
                    </w:rPr>
                  </w:rPrChange>
                </w:rPr>
                <w:t>.</w:t>
              </w:r>
            </w:ins>
          </w:p>
        </w:tc>
      </w:tr>
      <w:tr w:rsidR="003A2C7D" w:rsidRPr="005103C6" w:rsidTr="00E16E77">
        <w:trPr>
          <w:jc w:val="center"/>
          <w:ins w:id="1626" w:author="Windows User" w:date="2017-08-27T11:08:00Z"/>
        </w:trPr>
        <w:tc>
          <w:tcPr>
            <w:tcW w:w="1265" w:type="pct"/>
          </w:tcPr>
          <w:p w:rsidR="003A2C7D" w:rsidRPr="005103C6" w:rsidRDefault="003A2C7D" w:rsidP="00E16E77">
            <w:pPr>
              <w:pStyle w:val="TableHeader"/>
              <w:spacing w:before="0"/>
              <w:rPr>
                <w:ins w:id="1627" w:author="Windows User" w:date="2017-08-27T11:08:00Z"/>
                <w:rFonts w:ascii="Times New Roman" w:hAnsi="Times New Roman" w:cs="Times New Roman"/>
                <w:b w:val="0"/>
                <w:sz w:val="26"/>
                <w:szCs w:val="26"/>
              </w:rPr>
            </w:pPr>
            <w:ins w:id="1628" w:author="Windows User" w:date="2017-08-27T11:08:00Z">
              <w:r w:rsidRPr="005103C6">
                <w:rPr>
                  <w:rFonts w:ascii="Times New Roman" w:hAnsi="Times New Roman" w:cs="Times New Roman"/>
                  <w:b w:val="0"/>
                  <w:sz w:val="26"/>
                  <w:szCs w:val="26"/>
                </w:rPr>
                <w:t>Luồng sự kiện chính (Basic flows)</w:t>
              </w:r>
            </w:ins>
          </w:p>
        </w:tc>
        <w:tc>
          <w:tcPr>
            <w:tcW w:w="3735" w:type="pct"/>
          </w:tcPr>
          <w:p w:rsidR="003A2C7D" w:rsidRPr="00F80C38" w:rsidRDefault="003A2C7D">
            <w:pPr>
              <w:pStyle w:val="InfoBlue"/>
              <w:numPr>
                <w:ilvl w:val="0"/>
                <w:numId w:val="24"/>
              </w:numPr>
              <w:spacing w:before="0" w:line="240" w:lineRule="auto"/>
              <w:rPr>
                <w:ins w:id="1629" w:author="Windows User" w:date="2017-08-27T11:13:00Z"/>
                <w:rFonts w:ascii="Times New Roman" w:hAnsi="Times New Roman"/>
                <w:i w:val="0"/>
                <w:color w:val="auto"/>
                <w:sz w:val="26"/>
                <w:szCs w:val="26"/>
                <w:rPrChange w:id="1630" w:author="Weekend Nguyen" w:date="2017-09-13T20:59:00Z">
                  <w:rPr>
                    <w:ins w:id="1631" w:author="Windows User" w:date="2017-08-27T11:13:00Z"/>
                    <w:rFonts w:ascii="Times New Roman" w:hAnsi="Times New Roman"/>
                    <w:sz w:val="26"/>
                    <w:szCs w:val="26"/>
                  </w:rPr>
                </w:rPrChange>
              </w:rPr>
              <w:pPrChange w:id="1632" w:author="Windows User" w:date="2017-08-27T11:13:00Z">
                <w:pPr>
                  <w:pStyle w:val="InfoBlue"/>
                  <w:spacing w:before="0" w:line="240" w:lineRule="auto"/>
                </w:pPr>
              </w:pPrChange>
            </w:pPr>
            <w:ins w:id="1633" w:author="Windows User" w:date="2017-08-27T11:13:00Z">
              <w:r w:rsidRPr="00F80C38">
                <w:rPr>
                  <w:rFonts w:ascii="Times New Roman" w:hAnsi="Times New Roman"/>
                  <w:i w:val="0"/>
                  <w:color w:val="auto"/>
                  <w:sz w:val="26"/>
                  <w:szCs w:val="26"/>
                  <w:rPrChange w:id="1634" w:author="Weekend Nguyen" w:date="2017-09-13T20:59:00Z">
                    <w:rPr>
                      <w:rFonts w:ascii="Times New Roman" w:hAnsi="Times New Roman"/>
                      <w:sz w:val="26"/>
                      <w:szCs w:val="26"/>
                    </w:rPr>
                  </w:rPrChange>
                </w:rPr>
                <w:t>Nhân viên bán thuốc chọn chức năng bán thuốc kê đơn.</w:t>
              </w:r>
            </w:ins>
          </w:p>
          <w:p w:rsidR="003A2C7D" w:rsidRPr="00F80C38" w:rsidRDefault="003A2C7D">
            <w:pPr>
              <w:pStyle w:val="InfoBlue"/>
              <w:numPr>
                <w:ilvl w:val="0"/>
                <w:numId w:val="24"/>
              </w:numPr>
              <w:spacing w:before="0" w:line="240" w:lineRule="auto"/>
              <w:rPr>
                <w:ins w:id="1635" w:author="Windows User" w:date="2017-08-27T11:14:00Z"/>
                <w:rFonts w:ascii="Times New Roman" w:hAnsi="Times New Roman"/>
                <w:i w:val="0"/>
                <w:color w:val="auto"/>
                <w:sz w:val="26"/>
                <w:szCs w:val="26"/>
                <w:rPrChange w:id="1636" w:author="Weekend Nguyen" w:date="2017-09-13T20:59:00Z">
                  <w:rPr>
                    <w:ins w:id="1637" w:author="Windows User" w:date="2017-08-27T11:14:00Z"/>
                    <w:rFonts w:ascii="Times New Roman" w:hAnsi="Times New Roman"/>
                    <w:sz w:val="26"/>
                    <w:szCs w:val="26"/>
                  </w:rPr>
                </w:rPrChange>
              </w:rPr>
              <w:pPrChange w:id="1638" w:author="Windows User" w:date="2017-08-27T11:13:00Z">
                <w:pPr>
                  <w:pStyle w:val="InfoBlue"/>
                  <w:spacing w:before="0" w:line="240" w:lineRule="auto"/>
                </w:pPr>
              </w:pPrChange>
            </w:pPr>
            <w:ins w:id="1639" w:author="Windows User" w:date="2017-08-27T11:14:00Z">
              <w:r w:rsidRPr="00F80C38">
                <w:rPr>
                  <w:rFonts w:ascii="Times New Roman" w:hAnsi="Times New Roman"/>
                  <w:i w:val="0"/>
                  <w:color w:val="auto"/>
                  <w:sz w:val="26"/>
                  <w:szCs w:val="26"/>
                  <w:rPrChange w:id="1640" w:author="Weekend Nguyen" w:date="2017-09-13T20:59:00Z">
                    <w:rPr>
                      <w:rFonts w:ascii="Times New Roman" w:hAnsi="Times New Roman"/>
                      <w:sz w:val="26"/>
                      <w:szCs w:val="26"/>
                    </w:rPr>
                  </w:rPrChange>
                </w:rPr>
                <w:t>Hệ thống hiển thị giao diện chức năng.</w:t>
              </w:r>
            </w:ins>
          </w:p>
          <w:p w:rsidR="003A2C7D" w:rsidRPr="00F80C38" w:rsidRDefault="003A2C7D">
            <w:pPr>
              <w:pStyle w:val="InfoBlue"/>
              <w:numPr>
                <w:ilvl w:val="0"/>
                <w:numId w:val="24"/>
              </w:numPr>
              <w:spacing w:before="0" w:line="240" w:lineRule="auto"/>
              <w:rPr>
                <w:ins w:id="1641" w:author="Windows User" w:date="2017-08-27T11:16:00Z"/>
                <w:rFonts w:ascii="Times New Roman" w:hAnsi="Times New Roman"/>
                <w:i w:val="0"/>
                <w:color w:val="auto"/>
                <w:sz w:val="26"/>
                <w:szCs w:val="26"/>
                <w:rPrChange w:id="1642" w:author="Weekend Nguyen" w:date="2017-09-13T20:59:00Z">
                  <w:rPr>
                    <w:ins w:id="1643" w:author="Windows User" w:date="2017-08-27T11:16:00Z"/>
                    <w:rFonts w:ascii="Times New Roman" w:hAnsi="Times New Roman"/>
                    <w:sz w:val="26"/>
                    <w:szCs w:val="26"/>
                  </w:rPr>
                </w:rPrChange>
              </w:rPr>
              <w:pPrChange w:id="1644" w:author="Windows User" w:date="2017-08-27T11:13:00Z">
                <w:pPr>
                  <w:pStyle w:val="InfoBlue"/>
                  <w:spacing w:before="0" w:line="240" w:lineRule="auto"/>
                </w:pPr>
              </w:pPrChange>
            </w:pPr>
            <w:ins w:id="1645" w:author="Windows User" w:date="2017-08-27T11:14:00Z">
              <w:r w:rsidRPr="00F80C38">
                <w:rPr>
                  <w:rFonts w:ascii="Times New Roman" w:hAnsi="Times New Roman"/>
                  <w:i w:val="0"/>
                  <w:color w:val="auto"/>
                  <w:sz w:val="26"/>
                  <w:szCs w:val="26"/>
                  <w:rPrChange w:id="1646" w:author="Weekend Nguyen" w:date="2017-09-13T20:59:00Z">
                    <w:rPr>
                      <w:rFonts w:ascii="Times New Roman" w:hAnsi="Times New Roman"/>
                      <w:sz w:val="26"/>
                      <w:szCs w:val="26"/>
                    </w:rPr>
                  </w:rPrChange>
                </w:rPr>
                <w:t xml:space="preserve">Nhân viên bán thuốc nhập </w:t>
              </w:r>
            </w:ins>
            <w:ins w:id="1647" w:author="Windows User" w:date="2017-08-27T11:15:00Z">
              <w:r w:rsidRPr="00F80C38">
                <w:rPr>
                  <w:rFonts w:ascii="Times New Roman" w:hAnsi="Times New Roman"/>
                  <w:i w:val="0"/>
                  <w:color w:val="auto"/>
                  <w:sz w:val="26"/>
                  <w:szCs w:val="26"/>
                  <w:rPrChange w:id="1648" w:author="Weekend Nguyen" w:date="2017-09-13T20:59:00Z">
                    <w:rPr>
                      <w:rFonts w:ascii="Times New Roman" w:hAnsi="Times New Roman"/>
                      <w:sz w:val="26"/>
                      <w:szCs w:val="26"/>
                    </w:rPr>
                  </w:rPrChange>
                </w:rPr>
                <w:t>các loại thuốc trong đơn thuốc của bệnh nhân.</w:t>
              </w:r>
            </w:ins>
          </w:p>
          <w:p w:rsidR="003A2C7D" w:rsidRPr="00F80C38" w:rsidRDefault="003A2C7D">
            <w:pPr>
              <w:pStyle w:val="InfoBlue"/>
              <w:numPr>
                <w:ilvl w:val="0"/>
                <w:numId w:val="24"/>
              </w:numPr>
              <w:spacing w:before="0" w:line="240" w:lineRule="auto"/>
              <w:rPr>
                <w:ins w:id="1649" w:author="Windows User" w:date="2017-08-27T11:17:00Z"/>
                <w:rFonts w:ascii="Times New Roman" w:hAnsi="Times New Roman"/>
                <w:i w:val="0"/>
                <w:color w:val="auto"/>
                <w:sz w:val="26"/>
                <w:szCs w:val="26"/>
                <w:rPrChange w:id="1650" w:author="Weekend Nguyen" w:date="2017-09-13T20:59:00Z">
                  <w:rPr>
                    <w:ins w:id="1651" w:author="Windows User" w:date="2017-08-27T11:17:00Z"/>
                    <w:rFonts w:ascii="Times New Roman" w:hAnsi="Times New Roman"/>
                    <w:sz w:val="26"/>
                    <w:szCs w:val="26"/>
                  </w:rPr>
                </w:rPrChange>
              </w:rPr>
              <w:pPrChange w:id="1652" w:author="Windows User" w:date="2017-08-27T11:13:00Z">
                <w:pPr>
                  <w:pStyle w:val="InfoBlue"/>
                  <w:spacing w:before="0" w:line="240" w:lineRule="auto"/>
                </w:pPr>
              </w:pPrChange>
            </w:pPr>
            <w:ins w:id="1653" w:author="Windows User" w:date="2017-08-27T11:16:00Z">
              <w:r w:rsidRPr="00F80C38">
                <w:rPr>
                  <w:rFonts w:ascii="Times New Roman" w:hAnsi="Times New Roman"/>
                  <w:i w:val="0"/>
                  <w:color w:val="auto"/>
                  <w:sz w:val="26"/>
                  <w:szCs w:val="26"/>
                  <w:rPrChange w:id="1654" w:author="Weekend Nguyen" w:date="2017-09-13T20:59:00Z">
                    <w:rPr>
                      <w:rFonts w:ascii="Times New Roman" w:hAnsi="Times New Roman"/>
                      <w:sz w:val="26"/>
                      <w:szCs w:val="26"/>
                    </w:rPr>
                  </w:rPrChange>
                </w:rPr>
                <w:t xml:space="preserve">Hệ thống lưu thông tin đơn thuốc </w:t>
              </w:r>
            </w:ins>
            <w:ins w:id="1655" w:author="Windows User" w:date="2017-08-27T11:17:00Z">
              <w:r w:rsidRPr="00F80C38">
                <w:rPr>
                  <w:rFonts w:ascii="Times New Roman" w:hAnsi="Times New Roman"/>
                  <w:i w:val="0"/>
                  <w:color w:val="auto"/>
                  <w:sz w:val="26"/>
                  <w:szCs w:val="26"/>
                  <w:rPrChange w:id="1656" w:author="Weekend Nguyen" w:date="2017-09-13T20:59:00Z">
                    <w:rPr>
                      <w:rFonts w:ascii="Times New Roman" w:hAnsi="Times New Roman"/>
                      <w:sz w:val="26"/>
                      <w:szCs w:val="26"/>
                    </w:rPr>
                  </w:rPrChange>
                </w:rPr>
                <w:t>vừa nhập</w:t>
              </w:r>
            </w:ins>
            <w:ins w:id="1657" w:author="Windows User" w:date="2017-08-27T11:18:00Z">
              <w:r w:rsidR="00201398" w:rsidRPr="00F80C38">
                <w:rPr>
                  <w:rFonts w:ascii="Times New Roman" w:hAnsi="Times New Roman"/>
                  <w:i w:val="0"/>
                  <w:color w:val="auto"/>
                  <w:sz w:val="26"/>
                  <w:szCs w:val="26"/>
                  <w:rPrChange w:id="1658" w:author="Weekend Nguyen" w:date="2017-09-13T20:59:00Z">
                    <w:rPr>
                      <w:rFonts w:ascii="Times New Roman" w:hAnsi="Times New Roman"/>
                      <w:sz w:val="26"/>
                      <w:szCs w:val="26"/>
                    </w:rPr>
                  </w:rPrChange>
                </w:rPr>
                <w:t xml:space="preserve"> và thông tin bệnh nhân</w:t>
              </w:r>
            </w:ins>
            <w:ins w:id="1659" w:author="Windows User" w:date="2017-08-27T11:17:00Z">
              <w:r w:rsidRPr="00F80C38">
                <w:rPr>
                  <w:rFonts w:ascii="Times New Roman" w:hAnsi="Times New Roman"/>
                  <w:i w:val="0"/>
                  <w:color w:val="auto"/>
                  <w:sz w:val="26"/>
                  <w:szCs w:val="26"/>
                  <w:rPrChange w:id="1660" w:author="Weekend Nguyen" w:date="2017-09-13T20:59:00Z">
                    <w:rPr>
                      <w:rFonts w:ascii="Times New Roman" w:hAnsi="Times New Roman"/>
                      <w:sz w:val="26"/>
                      <w:szCs w:val="26"/>
                    </w:rPr>
                  </w:rPrChange>
                </w:rPr>
                <w:t>.</w:t>
              </w:r>
            </w:ins>
          </w:p>
          <w:p w:rsidR="003A2C7D" w:rsidRPr="00F80C38" w:rsidRDefault="003A2C7D">
            <w:pPr>
              <w:pStyle w:val="InfoBlue"/>
              <w:numPr>
                <w:ilvl w:val="0"/>
                <w:numId w:val="24"/>
              </w:numPr>
              <w:spacing w:before="0" w:line="240" w:lineRule="auto"/>
              <w:rPr>
                <w:ins w:id="1661" w:author="Windows User" w:date="2017-08-27T11:19:00Z"/>
                <w:rFonts w:ascii="Times New Roman" w:hAnsi="Times New Roman"/>
                <w:i w:val="0"/>
                <w:color w:val="auto"/>
                <w:sz w:val="26"/>
                <w:szCs w:val="26"/>
                <w:rPrChange w:id="1662" w:author="Weekend Nguyen" w:date="2017-09-13T20:59:00Z">
                  <w:rPr>
                    <w:ins w:id="1663" w:author="Windows User" w:date="2017-08-27T11:19:00Z"/>
                    <w:rFonts w:ascii="Times New Roman" w:hAnsi="Times New Roman"/>
                    <w:sz w:val="26"/>
                    <w:szCs w:val="26"/>
                  </w:rPr>
                </w:rPrChange>
              </w:rPr>
              <w:pPrChange w:id="1664" w:author="Windows User" w:date="2017-08-27T11:13:00Z">
                <w:pPr>
                  <w:pStyle w:val="InfoBlue"/>
                  <w:spacing w:before="0" w:line="240" w:lineRule="auto"/>
                </w:pPr>
              </w:pPrChange>
            </w:pPr>
            <w:ins w:id="1665" w:author="Windows User" w:date="2017-08-27T11:18:00Z">
              <w:r w:rsidRPr="00F80C38">
                <w:rPr>
                  <w:rFonts w:ascii="Times New Roman" w:hAnsi="Times New Roman"/>
                  <w:i w:val="0"/>
                  <w:color w:val="auto"/>
                  <w:sz w:val="26"/>
                  <w:szCs w:val="26"/>
                  <w:rPrChange w:id="1666" w:author="Weekend Nguyen" w:date="2017-09-13T20:59:00Z">
                    <w:rPr>
                      <w:rFonts w:ascii="Times New Roman" w:hAnsi="Times New Roman"/>
                      <w:sz w:val="26"/>
                      <w:szCs w:val="26"/>
                    </w:rPr>
                  </w:rPrChange>
                </w:rPr>
                <w:t>Hệ thống cập nhật lại thông tin các loại thuốc trong hệ thống.</w:t>
              </w:r>
            </w:ins>
          </w:p>
          <w:p w:rsidR="00201398" w:rsidRPr="00F80C38" w:rsidRDefault="00201398">
            <w:pPr>
              <w:pStyle w:val="InfoBlue"/>
              <w:numPr>
                <w:ilvl w:val="0"/>
                <w:numId w:val="24"/>
              </w:numPr>
              <w:spacing w:before="0" w:line="240" w:lineRule="auto"/>
              <w:rPr>
                <w:ins w:id="1667" w:author="Windows User" w:date="2017-08-27T11:08:00Z"/>
                <w:rFonts w:ascii="Times New Roman" w:hAnsi="Times New Roman"/>
                <w:i w:val="0"/>
                <w:color w:val="auto"/>
                <w:sz w:val="26"/>
                <w:szCs w:val="26"/>
                <w:rPrChange w:id="1668" w:author="Weekend Nguyen" w:date="2017-09-13T20:59:00Z">
                  <w:rPr>
                    <w:ins w:id="1669" w:author="Windows User" w:date="2017-08-27T11:08:00Z"/>
                    <w:rFonts w:ascii="Times New Roman" w:hAnsi="Times New Roman"/>
                    <w:sz w:val="26"/>
                    <w:szCs w:val="26"/>
                  </w:rPr>
                </w:rPrChange>
              </w:rPr>
              <w:pPrChange w:id="1670" w:author="Windows User" w:date="2017-08-27T11:13:00Z">
                <w:pPr>
                  <w:pStyle w:val="InfoBlue"/>
                  <w:spacing w:before="0" w:line="240" w:lineRule="auto"/>
                </w:pPr>
              </w:pPrChange>
            </w:pPr>
            <w:ins w:id="1671" w:author="Windows User" w:date="2017-08-27T11:19:00Z">
              <w:r w:rsidRPr="00F80C38">
                <w:rPr>
                  <w:rFonts w:ascii="Times New Roman" w:hAnsi="Times New Roman"/>
                  <w:i w:val="0"/>
                  <w:color w:val="auto"/>
                  <w:sz w:val="26"/>
                  <w:szCs w:val="26"/>
                  <w:rPrChange w:id="1672" w:author="Weekend Nguyen" w:date="2017-09-13T20:59:00Z">
                    <w:rPr>
                      <w:rFonts w:ascii="Times New Roman" w:hAnsi="Times New Roman"/>
                      <w:sz w:val="26"/>
                      <w:szCs w:val="26"/>
                    </w:rPr>
                  </w:rPrChange>
                </w:rPr>
                <w:t>Hệ thống in hóa đơn tính tiền.</w:t>
              </w:r>
            </w:ins>
          </w:p>
        </w:tc>
      </w:tr>
    </w:tbl>
    <w:p w:rsidR="003A2C7D" w:rsidRPr="005103C6" w:rsidRDefault="003A2C7D" w:rsidP="003A2C7D">
      <w:pPr>
        <w:spacing w:after="120" w:line="240" w:lineRule="auto"/>
        <w:rPr>
          <w:ins w:id="1673" w:author="Windows User" w:date="2017-08-27T11:08:00Z"/>
          <w:rFonts w:ascii="Times New Roman" w:hAnsi="Times New Roman" w:cs="Times New Roman"/>
          <w:sz w:val="26"/>
          <w:szCs w:val="26"/>
        </w:rPr>
      </w:pPr>
    </w:p>
    <w:p w:rsidR="003A2C7D" w:rsidRDefault="003A2C7D" w:rsidP="003A2C7D">
      <w:pPr>
        <w:pStyle w:val="Heading3"/>
        <w:spacing w:before="0" w:line="240" w:lineRule="auto"/>
        <w:rPr>
          <w:ins w:id="1674" w:author="Windows User" w:date="2017-08-27T16:07:00Z"/>
          <w:rFonts w:ascii="Times New Roman" w:hAnsi="Times New Roman"/>
          <w:sz w:val="26"/>
          <w:szCs w:val="26"/>
        </w:rPr>
      </w:pPr>
      <w:ins w:id="1675" w:author="Windows User" w:date="2017-08-27T11:08:00Z">
        <w:r w:rsidRPr="005103C6">
          <w:rPr>
            <w:rFonts w:ascii="Times New Roman" w:hAnsi="Times New Roman"/>
            <w:sz w:val="26"/>
            <w:szCs w:val="26"/>
          </w:rPr>
          <w:lastRenderedPageBreak/>
          <w:t>Biểu đồ</w:t>
        </w:r>
      </w:ins>
    </w:p>
    <w:p w:rsidR="00BD451C" w:rsidRDefault="00BD451C">
      <w:pPr>
        <w:rPr>
          <w:ins w:id="1676" w:author="Windows User" w:date="2017-09-10T10:27:00Z"/>
        </w:rPr>
        <w:pPrChange w:id="1677" w:author="Windows User" w:date="2017-08-27T16:07:00Z">
          <w:pPr>
            <w:pStyle w:val="Heading3"/>
            <w:spacing w:before="0" w:line="240" w:lineRule="auto"/>
          </w:pPr>
        </w:pPrChange>
      </w:pPr>
      <w:ins w:id="1678" w:author="Windows User" w:date="2017-08-27T16:07:00Z">
        <w:r>
          <w:rPr>
            <w:noProof/>
            <w:rPrChange w:id="1679" w:author="Unknown">
              <w:rPr>
                <w:b w:val="0"/>
                <w:noProof/>
              </w:rPr>
            </w:rPrChange>
          </w:rPr>
          <w:drawing>
            <wp:inline distT="0" distB="0" distL="0" distR="0">
              <wp:extent cx="6414655" cy="47320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edon.PNG"/>
                      <pic:cNvPicPr/>
                    </pic:nvPicPr>
                    <pic:blipFill>
                      <a:blip r:embed="rId23">
                        <a:extLst>
                          <a:ext uri="{28A0092B-C50C-407E-A947-70E740481C1C}">
                            <a14:useLocalDpi xmlns:a14="http://schemas.microsoft.com/office/drawing/2010/main" val="0"/>
                          </a:ext>
                        </a:extLst>
                      </a:blip>
                      <a:stretch>
                        <a:fillRect/>
                      </a:stretch>
                    </pic:blipFill>
                    <pic:spPr>
                      <a:xfrm>
                        <a:off x="0" y="0"/>
                        <a:ext cx="6416101" cy="4733087"/>
                      </a:xfrm>
                      <a:prstGeom prst="rect">
                        <a:avLst/>
                      </a:prstGeom>
                    </pic:spPr>
                  </pic:pic>
                </a:graphicData>
              </a:graphic>
            </wp:inline>
          </w:drawing>
        </w:r>
      </w:ins>
    </w:p>
    <w:p w:rsidR="0010102A" w:rsidRPr="00BD451C" w:rsidRDefault="00A779A4">
      <w:pPr>
        <w:rPr>
          <w:ins w:id="1680" w:author="Windows User" w:date="2017-08-27T11:08:00Z"/>
          <w:rPrChange w:id="1681" w:author="Windows User" w:date="2017-08-27T16:07:00Z">
            <w:rPr>
              <w:ins w:id="1682" w:author="Windows User" w:date="2017-08-27T11:08:00Z"/>
              <w:rFonts w:ascii="Times New Roman" w:hAnsi="Times New Roman"/>
              <w:sz w:val="26"/>
              <w:szCs w:val="26"/>
            </w:rPr>
          </w:rPrChange>
        </w:rPr>
        <w:pPrChange w:id="1683" w:author="Windows User" w:date="2017-08-27T16:07:00Z">
          <w:pPr>
            <w:pStyle w:val="Heading3"/>
            <w:spacing w:before="0" w:line="240" w:lineRule="auto"/>
          </w:pPr>
        </w:pPrChange>
      </w:pPr>
      <w:ins w:id="1684" w:author="Windows User" w:date="2017-09-13T19:26:00Z">
        <w:r>
          <w:rPr>
            <w:noProof/>
            <w:rPrChange w:id="1685" w:author="Unknown">
              <w:rPr>
                <w:noProof/>
              </w:rPr>
            </w:rPrChange>
          </w:rPr>
          <w:drawing>
            <wp:inline distT="0" distB="0" distL="0" distR="0">
              <wp:extent cx="6511925" cy="30746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KeDon1.PNG"/>
                      <pic:cNvPicPr/>
                    </pic:nvPicPr>
                    <pic:blipFill>
                      <a:blip r:embed="rId24">
                        <a:extLst>
                          <a:ext uri="{28A0092B-C50C-407E-A947-70E740481C1C}">
                            <a14:useLocalDpi xmlns:a14="http://schemas.microsoft.com/office/drawing/2010/main" val="0"/>
                          </a:ext>
                        </a:extLst>
                      </a:blip>
                      <a:stretch>
                        <a:fillRect/>
                      </a:stretch>
                    </pic:blipFill>
                    <pic:spPr>
                      <a:xfrm>
                        <a:off x="0" y="0"/>
                        <a:ext cx="6511925" cy="3074670"/>
                      </a:xfrm>
                      <a:prstGeom prst="rect">
                        <a:avLst/>
                      </a:prstGeom>
                    </pic:spPr>
                  </pic:pic>
                </a:graphicData>
              </a:graphic>
            </wp:inline>
          </w:drawing>
        </w:r>
      </w:ins>
    </w:p>
    <w:p w:rsidR="00201398" w:rsidRPr="005103C6" w:rsidRDefault="00201398" w:rsidP="00201398">
      <w:pPr>
        <w:pStyle w:val="Heading2"/>
        <w:spacing w:before="0" w:line="240" w:lineRule="auto"/>
        <w:ind w:left="600" w:hanging="600"/>
        <w:rPr>
          <w:ins w:id="1686" w:author="Windows User" w:date="2017-08-27T11:22:00Z"/>
          <w:rFonts w:ascii="Times New Roman" w:hAnsi="Times New Roman"/>
          <w:sz w:val="26"/>
          <w:szCs w:val="26"/>
        </w:rPr>
      </w:pPr>
      <w:ins w:id="1687" w:author="Windows User" w:date="2017-08-27T11:22:00Z">
        <w:r>
          <w:rPr>
            <w:rFonts w:ascii="Times New Roman" w:hAnsi="Times New Roman"/>
            <w:sz w:val="26"/>
            <w:szCs w:val="26"/>
          </w:rPr>
          <w:lastRenderedPageBreak/>
          <w:t>UC00</w:t>
        </w:r>
      </w:ins>
      <w:ins w:id="1688" w:author="Weekend Nguyen" w:date="2017-09-13T21:04:00Z">
        <w:r w:rsidR="004666F5">
          <w:rPr>
            <w:rFonts w:ascii="Times New Roman" w:hAnsi="Times New Roman"/>
            <w:sz w:val="26"/>
            <w:szCs w:val="26"/>
          </w:rPr>
          <w:t>8</w:t>
        </w:r>
      </w:ins>
      <w:ins w:id="1689" w:author="Windows User" w:date="2017-08-27T11:22:00Z">
        <w:del w:id="1690" w:author="Weekend Nguyen" w:date="2017-09-13T21:04:00Z">
          <w:r w:rsidDel="004666F5">
            <w:rPr>
              <w:rFonts w:ascii="Times New Roman" w:hAnsi="Times New Roman"/>
              <w:sz w:val="26"/>
              <w:szCs w:val="26"/>
            </w:rPr>
            <w:delText>7</w:delText>
          </w:r>
        </w:del>
        <w:r>
          <w:rPr>
            <w:rFonts w:ascii="Times New Roman" w:hAnsi="Times New Roman"/>
            <w:sz w:val="26"/>
            <w:szCs w:val="26"/>
          </w:rPr>
          <w:t>_Bán thuốc không kê đơn.</w:t>
        </w:r>
        <w:r w:rsidRPr="005103C6">
          <w:rPr>
            <w:rFonts w:ascii="Times New Roman" w:hAnsi="Times New Roman"/>
            <w:sz w:val="26"/>
            <w:szCs w:val="26"/>
          </w:rPr>
          <w:t xml:space="preserve"> </w:t>
        </w:r>
      </w:ins>
    </w:p>
    <w:p w:rsidR="00201398" w:rsidRPr="005103C6" w:rsidRDefault="00201398" w:rsidP="00201398">
      <w:pPr>
        <w:pStyle w:val="Heading3"/>
        <w:spacing w:before="0" w:line="240" w:lineRule="auto"/>
        <w:rPr>
          <w:ins w:id="1691" w:author="Windows User" w:date="2017-08-27T11:22:00Z"/>
          <w:rFonts w:ascii="Times New Roman" w:hAnsi="Times New Roman"/>
          <w:sz w:val="26"/>
          <w:szCs w:val="26"/>
        </w:rPr>
      </w:pPr>
      <w:ins w:id="1692" w:author="Windows User" w:date="2017-08-27T11:22:00Z">
        <w:r>
          <w:rPr>
            <w:rFonts w:ascii="Times New Roman" w:hAnsi="Times New Roman"/>
            <w:sz w:val="26"/>
            <w:szCs w:val="26"/>
          </w:rPr>
          <w:t>Mô tả use case UC00</w:t>
        </w:r>
      </w:ins>
      <w:ins w:id="1693" w:author="Weekend Nguyen" w:date="2017-09-13T21:04:00Z">
        <w:r w:rsidR="004666F5">
          <w:rPr>
            <w:rFonts w:ascii="Times New Roman" w:hAnsi="Times New Roman"/>
            <w:sz w:val="26"/>
            <w:szCs w:val="26"/>
          </w:rPr>
          <w:t>8</w:t>
        </w:r>
      </w:ins>
      <w:ins w:id="1694" w:author="Windows User" w:date="2017-08-27T11:22:00Z">
        <w:del w:id="1695" w:author="Weekend Nguyen" w:date="2017-09-13T21:04:00Z">
          <w:r w:rsidDel="004666F5">
            <w:rPr>
              <w:rFonts w:ascii="Times New Roman" w:hAnsi="Times New Roman"/>
              <w:sz w:val="26"/>
              <w:szCs w:val="26"/>
            </w:rPr>
            <w:delText>7</w:delText>
          </w:r>
        </w:del>
      </w:ins>
    </w:p>
    <w:tbl>
      <w:tblPr>
        <w:tblStyle w:val="TableGrid"/>
        <w:tblW w:w="5000" w:type="pct"/>
        <w:jc w:val="center"/>
        <w:tblLook w:val="01E0" w:firstRow="1" w:lastRow="1" w:firstColumn="1" w:lastColumn="1" w:noHBand="0" w:noVBand="0"/>
      </w:tblPr>
      <w:tblGrid>
        <w:gridCol w:w="2592"/>
        <w:gridCol w:w="7653"/>
      </w:tblGrid>
      <w:tr w:rsidR="00201398" w:rsidRPr="005103C6" w:rsidTr="00E16E77">
        <w:trPr>
          <w:jc w:val="center"/>
          <w:ins w:id="1696" w:author="Windows User" w:date="2017-08-27T11:22:00Z"/>
        </w:trPr>
        <w:tc>
          <w:tcPr>
            <w:tcW w:w="5000" w:type="pct"/>
            <w:gridSpan w:val="2"/>
          </w:tcPr>
          <w:p w:rsidR="00201398" w:rsidRPr="005103C6" w:rsidRDefault="00201398" w:rsidP="00E16E77">
            <w:pPr>
              <w:spacing w:after="120"/>
              <w:rPr>
                <w:ins w:id="1697" w:author="Windows User" w:date="2017-08-27T11:22:00Z"/>
                <w:rFonts w:ascii="Times New Roman" w:hAnsi="Times New Roman" w:cs="Times New Roman"/>
                <w:b/>
                <w:sz w:val="26"/>
                <w:szCs w:val="26"/>
              </w:rPr>
            </w:pPr>
            <w:ins w:id="1698" w:author="Windows User" w:date="2017-08-27T11:22:00Z">
              <w:r>
                <w:rPr>
                  <w:rFonts w:ascii="Times New Roman" w:hAnsi="Times New Roman" w:cs="Times New Roman"/>
                  <w:b/>
                  <w:sz w:val="26"/>
                  <w:szCs w:val="26"/>
                </w:rPr>
                <w:t>Use case:</w:t>
              </w:r>
            </w:ins>
            <w:ins w:id="1699" w:author="Windows User" w:date="2017-08-27T11:23:00Z">
              <w:r>
                <w:rPr>
                  <w:rFonts w:ascii="Times New Roman" w:hAnsi="Times New Roman" w:cs="Times New Roman"/>
                  <w:b/>
                  <w:sz w:val="26"/>
                  <w:szCs w:val="26"/>
                </w:rPr>
                <w:t>UC00</w:t>
              </w:r>
            </w:ins>
            <w:ins w:id="1700" w:author="Weekend Nguyen" w:date="2017-09-13T21:04:00Z">
              <w:r w:rsidR="004666F5">
                <w:rPr>
                  <w:rFonts w:ascii="Times New Roman" w:hAnsi="Times New Roman" w:cs="Times New Roman"/>
                  <w:b/>
                  <w:sz w:val="26"/>
                  <w:szCs w:val="26"/>
                </w:rPr>
                <w:t>8</w:t>
              </w:r>
            </w:ins>
            <w:ins w:id="1701" w:author="Windows User" w:date="2017-08-27T11:23:00Z">
              <w:del w:id="1702" w:author="Weekend Nguyen" w:date="2017-09-13T21:04:00Z">
                <w:r w:rsidDel="004666F5">
                  <w:rPr>
                    <w:rFonts w:ascii="Times New Roman" w:hAnsi="Times New Roman" w:cs="Times New Roman"/>
                    <w:b/>
                    <w:sz w:val="26"/>
                    <w:szCs w:val="26"/>
                  </w:rPr>
                  <w:delText>7</w:delText>
                </w:r>
              </w:del>
              <w:r>
                <w:rPr>
                  <w:rFonts w:ascii="Times New Roman" w:hAnsi="Times New Roman" w:cs="Times New Roman"/>
                  <w:b/>
                  <w:sz w:val="26"/>
                  <w:szCs w:val="26"/>
                </w:rPr>
                <w:t>_bán thuốc không kê đơn</w:t>
              </w:r>
            </w:ins>
          </w:p>
        </w:tc>
      </w:tr>
      <w:tr w:rsidR="00201398" w:rsidRPr="005103C6" w:rsidTr="00E16E77">
        <w:trPr>
          <w:jc w:val="center"/>
          <w:ins w:id="1703" w:author="Windows User" w:date="2017-08-27T11:22:00Z"/>
        </w:trPr>
        <w:tc>
          <w:tcPr>
            <w:tcW w:w="1265" w:type="pct"/>
          </w:tcPr>
          <w:p w:rsidR="00201398" w:rsidRPr="005103C6" w:rsidRDefault="00201398" w:rsidP="00E16E77">
            <w:pPr>
              <w:pStyle w:val="TableHeader"/>
              <w:spacing w:before="0"/>
              <w:rPr>
                <w:ins w:id="1704" w:author="Windows User" w:date="2017-08-27T11:22:00Z"/>
                <w:rFonts w:ascii="Times New Roman" w:hAnsi="Times New Roman" w:cs="Times New Roman"/>
                <w:b w:val="0"/>
                <w:sz w:val="26"/>
                <w:szCs w:val="26"/>
              </w:rPr>
            </w:pPr>
            <w:ins w:id="1705" w:author="Windows User" w:date="2017-08-27T11:22:00Z">
              <w:r w:rsidRPr="005103C6">
                <w:rPr>
                  <w:rFonts w:ascii="Times New Roman" w:hAnsi="Times New Roman" w:cs="Times New Roman"/>
                  <w:b w:val="0"/>
                  <w:sz w:val="26"/>
                  <w:szCs w:val="26"/>
                </w:rPr>
                <w:t>Mục đích:</w:t>
              </w:r>
            </w:ins>
          </w:p>
        </w:tc>
        <w:tc>
          <w:tcPr>
            <w:tcW w:w="3735" w:type="pct"/>
          </w:tcPr>
          <w:p w:rsidR="00201398" w:rsidRPr="00553518" w:rsidRDefault="00201398" w:rsidP="00E16E77">
            <w:pPr>
              <w:pStyle w:val="InfoBlue"/>
              <w:spacing w:before="0" w:line="240" w:lineRule="auto"/>
              <w:rPr>
                <w:ins w:id="1706" w:author="Windows User" w:date="2017-08-27T11:22:00Z"/>
                <w:rFonts w:ascii="Times New Roman" w:hAnsi="Times New Roman"/>
                <w:i w:val="0"/>
                <w:color w:val="auto"/>
                <w:sz w:val="26"/>
                <w:szCs w:val="26"/>
                <w:rPrChange w:id="1707" w:author="Weekend Nguyen" w:date="2017-09-13T20:59:00Z">
                  <w:rPr>
                    <w:ins w:id="1708" w:author="Windows User" w:date="2017-08-27T11:22:00Z"/>
                    <w:rFonts w:ascii="Times New Roman" w:hAnsi="Times New Roman"/>
                    <w:sz w:val="26"/>
                    <w:szCs w:val="26"/>
                  </w:rPr>
                </w:rPrChange>
              </w:rPr>
            </w:pPr>
            <w:ins w:id="1709" w:author="Windows User" w:date="2017-08-27T11:25:00Z">
              <w:r w:rsidRPr="00553518">
                <w:rPr>
                  <w:rFonts w:ascii="Times New Roman" w:hAnsi="Times New Roman"/>
                  <w:i w:val="0"/>
                  <w:color w:val="auto"/>
                  <w:sz w:val="26"/>
                  <w:szCs w:val="26"/>
                  <w:rPrChange w:id="1710" w:author="Weekend Nguyen" w:date="2017-09-13T20:59:00Z">
                    <w:rPr>
                      <w:rFonts w:ascii="Times New Roman" w:hAnsi="Times New Roman"/>
                      <w:sz w:val="26"/>
                      <w:szCs w:val="26"/>
                    </w:rPr>
                  </w:rPrChange>
                </w:rPr>
                <w:t>Bán thuốc cho bệnh nhân không có dơn thuốc</w:t>
              </w:r>
            </w:ins>
            <w:ins w:id="1711" w:author="Windows User" w:date="2017-08-27T11:22:00Z">
              <w:r w:rsidRPr="00553518">
                <w:rPr>
                  <w:rFonts w:ascii="Times New Roman" w:hAnsi="Times New Roman"/>
                  <w:i w:val="0"/>
                  <w:color w:val="auto"/>
                  <w:sz w:val="26"/>
                  <w:szCs w:val="26"/>
                  <w:rPrChange w:id="1712" w:author="Weekend Nguyen" w:date="2017-09-13T20:59:00Z">
                    <w:rPr>
                      <w:rFonts w:ascii="Times New Roman" w:hAnsi="Times New Roman"/>
                      <w:sz w:val="26"/>
                      <w:szCs w:val="26"/>
                    </w:rPr>
                  </w:rPrChange>
                </w:rPr>
                <w:t>.</w:t>
              </w:r>
            </w:ins>
          </w:p>
        </w:tc>
      </w:tr>
      <w:tr w:rsidR="00201398" w:rsidRPr="005103C6" w:rsidTr="00E16E77">
        <w:trPr>
          <w:jc w:val="center"/>
          <w:ins w:id="1713" w:author="Windows User" w:date="2017-08-27T11:22:00Z"/>
        </w:trPr>
        <w:tc>
          <w:tcPr>
            <w:tcW w:w="1265" w:type="pct"/>
          </w:tcPr>
          <w:p w:rsidR="00201398" w:rsidRPr="005103C6" w:rsidRDefault="00201398" w:rsidP="00E16E77">
            <w:pPr>
              <w:pStyle w:val="TableHeader"/>
              <w:spacing w:before="0"/>
              <w:rPr>
                <w:ins w:id="1714" w:author="Windows User" w:date="2017-08-27T11:22:00Z"/>
                <w:rFonts w:ascii="Times New Roman" w:hAnsi="Times New Roman" w:cs="Times New Roman"/>
                <w:b w:val="0"/>
                <w:sz w:val="26"/>
                <w:szCs w:val="26"/>
              </w:rPr>
            </w:pPr>
            <w:ins w:id="1715" w:author="Windows User" w:date="2017-08-27T11:22:00Z">
              <w:r w:rsidRPr="005103C6">
                <w:rPr>
                  <w:rFonts w:ascii="Times New Roman" w:hAnsi="Times New Roman" w:cs="Times New Roman"/>
                  <w:b w:val="0"/>
                  <w:sz w:val="26"/>
                  <w:szCs w:val="26"/>
                </w:rPr>
                <w:t>Mô tả:</w:t>
              </w:r>
            </w:ins>
          </w:p>
        </w:tc>
        <w:tc>
          <w:tcPr>
            <w:tcW w:w="3735" w:type="pct"/>
          </w:tcPr>
          <w:p w:rsidR="00201398" w:rsidRPr="00553518" w:rsidRDefault="00201398" w:rsidP="00E16E77">
            <w:pPr>
              <w:pStyle w:val="InfoBlue"/>
              <w:spacing w:before="0" w:line="240" w:lineRule="auto"/>
              <w:rPr>
                <w:ins w:id="1716" w:author="Windows User" w:date="2017-08-27T11:22:00Z"/>
                <w:rFonts w:ascii="Times New Roman" w:hAnsi="Times New Roman"/>
                <w:i w:val="0"/>
                <w:color w:val="auto"/>
                <w:sz w:val="26"/>
                <w:szCs w:val="26"/>
                <w:rPrChange w:id="1717" w:author="Weekend Nguyen" w:date="2017-09-13T20:59:00Z">
                  <w:rPr>
                    <w:ins w:id="1718" w:author="Windows User" w:date="2017-08-27T11:22:00Z"/>
                    <w:rFonts w:ascii="Times New Roman" w:hAnsi="Times New Roman"/>
                    <w:sz w:val="26"/>
                    <w:szCs w:val="26"/>
                  </w:rPr>
                </w:rPrChange>
              </w:rPr>
            </w:pPr>
            <w:ins w:id="1719" w:author="Windows User" w:date="2017-08-27T11:25:00Z">
              <w:r w:rsidRPr="00553518">
                <w:rPr>
                  <w:rFonts w:ascii="Times New Roman" w:hAnsi="Times New Roman"/>
                  <w:i w:val="0"/>
                  <w:color w:val="auto"/>
                  <w:sz w:val="26"/>
                  <w:szCs w:val="26"/>
                  <w:rPrChange w:id="1720" w:author="Weekend Nguyen" w:date="2017-09-13T20:59:00Z">
                    <w:rPr>
                      <w:rFonts w:ascii="Times New Roman" w:hAnsi="Times New Roman"/>
                      <w:sz w:val="26"/>
                      <w:szCs w:val="26"/>
                    </w:rPr>
                  </w:rPrChange>
                </w:rPr>
                <w:t xml:space="preserve">Use case </w:t>
              </w:r>
            </w:ins>
            <w:ins w:id="1721" w:author="Windows User" w:date="2017-08-27T11:29:00Z">
              <w:r w:rsidR="002E060E" w:rsidRPr="00553518">
                <w:rPr>
                  <w:rFonts w:ascii="Times New Roman" w:hAnsi="Times New Roman"/>
                  <w:i w:val="0"/>
                  <w:color w:val="auto"/>
                  <w:sz w:val="26"/>
                  <w:szCs w:val="26"/>
                  <w:rPrChange w:id="1722" w:author="Weekend Nguyen" w:date="2017-09-13T20:59:00Z">
                    <w:rPr>
                      <w:rFonts w:ascii="Times New Roman" w:hAnsi="Times New Roman"/>
                      <w:sz w:val="26"/>
                      <w:szCs w:val="26"/>
                    </w:rPr>
                  </w:rPrChange>
                </w:rPr>
                <w:t xml:space="preserve">cho phép </w:t>
              </w:r>
            </w:ins>
            <w:ins w:id="1723" w:author="Windows User" w:date="2017-08-27T11:32:00Z">
              <w:r w:rsidR="002E060E" w:rsidRPr="00553518">
                <w:rPr>
                  <w:rFonts w:ascii="Times New Roman" w:hAnsi="Times New Roman"/>
                  <w:i w:val="0"/>
                  <w:color w:val="auto"/>
                  <w:sz w:val="26"/>
                  <w:szCs w:val="26"/>
                  <w:rPrChange w:id="1724" w:author="Weekend Nguyen" w:date="2017-09-13T20:59:00Z">
                    <w:rPr>
                      <w:rFonts w:ascii="Times New Roman" w:hAnsi="Times New Roman"/>
                      <w:sz w:val="26"/>
                      <w:szCs w:val="26"/>
                    </w:rPr>
                  </w:rPrChange>
                </w:rPr>
                <w:t>bán thuốc theo yêu cầu của bệnh nhân.</w:t>
              </w:r>
            </w:ins>
          </w:p>
        </w:tc>
      </w:tr>
      <w:tr w:rsidR="00201398" w:rsidRPr="005103C6" w:rsidTr="00E16E77">
        <w:trPr>
          <w:jc w:val="center"/>
          <w:ins w:id="1725" w:author="Windows User" w:date="2017-08-27T11:22:00Z"/>
        </w:trPr>
        <w:tc>
          <w:tcPr>
            <w:tcW w:w="1265" w:type="pct"/>
          </w:tcPr>
          <w:p w:rsidR="00201398" w:rsidRPr="005103C6" w:rsidRDefault="00201398" w:rsidP="00E16E77">
            <w:pPr>
              <w:pStyle w:val="TableHeader"/>
              <w:spacing w:before="0"/>
              <w:rPr>
                <w:ins w:id="1726" w:author="Windows User" w:date="2017-08-27T11:22:00Z"/>
                <w:rFonts w:ascii="Times New Roman" w:hAnsi="Times New Roman" w:cs="Times New Roman"/>
                <w:b w:val="0"/>
                <w:sz w:val="26"/>
                <w:szCs w:val="26"/>
              </w:rPr>
            </w:pPr>
            <w:ins w:id="1727" w:author="Windows User" w:date="2017-08-27T11:22:00Z">
              <w:r w:rsidRPr="005103C6">
                <w:rPr>
                  <w:rFonts w:ascii="Times New Roman" w:hAnsi="Times New Roman" w:cs="Times New Roman"/>
                  <w:b w:val="0"/>
                  <w:sz w:val="26"/>
                  <w:szCs w:val="26"/>
                </w:rPr>
                <w:t>Tác nhân:</w:t>
              </w:r>
            </w:ins>
          </w:p>
        </w:tc>
        <w:tc>
          <w:tcPr>
            <w:tcW w:w="3735" w:type="pct"/>
          </w:tcPr>
          <w:p w:rsidR="00201398" w:rsidRPr="00553518" w:rsidRDefault="002E060E" w:rsidP="00E16E77">
            <w:pPr>
              <w:pStyle w:val="InfoBlue"/>
              <w:spacing w:before="0" w:line="240" w:lineRule="auto"/>
              <w:rPr>
                <w:ins w:id="1728" w:author="Windows User" w:date="2017-08-27T11:22:00Z"/>
                <w:rFonts w:ascii="Times New Roman" w:hAnsi="Times New Roman"/>
                <w:i w:val="0"/>
                <w:color w:val="auto"/>
                <w:sz w:val="26"/>
                <w:szCs w:val="26"/>
                <w:rPrChange w:id="1729" w:author="Weekend Nguyen" w:date="2017-09-13T20:59:00Z">
                  <w:rPr>
                    <w:ins w:id="1730" w:author="Windows User" w:date="2017-08-27T11:22:00Z"/>
                    <w:rFonts w:ascii="Times New Roman" w:hAnsi="Times New Roman"/>
                    <w:sz w:val="26"/>
                    <w:szCs w:val="26"/>
                  </w:rPr>
                </w:rPrChange>
              </w:rPr>
            </w:pPr>
            <w:ins w:id="1731" w:author="Windows User" w:date="2017-08-27T11:22:00Z">
              <w:r w:rsidRPr="00553518">
                <w:rPr>
                  <w:rFonts w:ascii="Times New Roman" w:hAnsi="Times New Roman"/>
                  <w:i w:val="0"/>
                  <w:color w:val="auto"/>
                  <w:sz w:val="26"/>
                  <w:szCs w:val="26"/>
                  <w:rPrChange w:id="1732" w:author="Weekend Nguyen" w:date="2017-09-13T20:59:00Z">
                    <w:rPr>
                      <w:rFonts w:ascii="Times New Roman" w:hAnsi="Times New Roman"/>
                      <w:sz w:val="26"/>
                      <w:szCs w:val="26"/>
                    </w:rPr>
                  </w:rPrChange>
                </w:rPr>
                <w:t>Nhân viên bán thuốc.</w:t>
              </w:r>
            </w:ins>
          </w:p>
        </w:tc>
      </w:tr>
      <w:tr w:rsidR="00201398" w:rsidRPr="005103C6" w:rsidTr="00E16E77">
        <w:trPr>
          <w:jc w:val="center"/>
          <w:ins w:id="1733" w:author="Windows User" w:date="2017-08-27T11:22:00Z"/>
        </w:trPr>
        <w:tc>
          <w:tcPr>
            <w:tcW w:w="1265" w:type="pct"/>
          </w:tcPr>
          <w:p w:rsidR="00201398" w:rsidRPr="005103C6" w:rsidRDefault="00201398" w:rsidP="00E16E77">
            <w:pPr>
              <w:pStyle w:val="TableHeader"/>
              <w:spacing w:before="0"/>
              <w:rPr>
                <w:ins w:id="1734" w:author="Windows User" w:date="2017-08-27T11:22:00Z"/>
                <w:rFonts w:ascii="Times New Roman" w:hAnsi="Times New Roman" w:cs="Times New Roman"/>
                <w:b w:val="0"/>
                <w:sz w:val="26"/>
                <w:szCs w:val="26"/>
              </w:rPr>
            </w:pPr>
            <w:ins w:id="1735" w:author="Windows User" w:date="2017-08-27T11:22:00Z">
              <w:r w:rsidRPr="005103C6">
                <w:rPr>
                  <w:rFonts w:ascii="Times New Roman" w:hAnsi="Times New Roman" w:cs="Times New Roman"/>
                  <w:b w:val="0"/>
                  <w:sz w:val="26"/>
                  <w:szCs w:val="26"/>
                </w:rPr>
                <w:t>Điều kiện trước:</w:t>
              </w:r>
            </w:ins>
          </w:p>
        </w:tc>
        <w:tc>
          <w:tcPr>
            <w:tcW w:w="3735" w:type="pct"/>
          </w:tcPr>
          <w:p w:rsidR="00201398" w:rsidRPr="00553518" w:rsidRDefault="002E060E" w:rsidP="00E16E77">
            <w:pPr>
              <w:pStyle w:val="InfoBlue"/>
              <w:spacing w:before="0" w:line="240" w:lineRule="auto"/>
              <w:rPr>
                <w:ins w:id="1736" w:author="Windows User" w:date="2017-08-27T11:22:00Z"/>
                <w:rFonts w:ascii="Times New Roman" w:hAnsi="Times New Roman"/>
                <w:i w:val="0"/>
                <w:color w:val="auto"/>
                <w:sz w:val="26"/>
                <w:szCs w:val="26"/>
                <w:rPrChange w:id="1737" w:author="Weekend Nguyen" w:date="2017-09-13T20:59:00Z">
                  <w:rPr>
                    <w:ins w:id="1738" w:author="Windows User" w:date="2017-08-27T11:22:00Z"/>
                    <w:rFonts w:ascii="Times New Roman" w:hAnsi="Times New Roman"/>
                    <w:sz w:val="26"/>
                    <w:szCs w:val="26"/>
                  </w:rPr>
                </w:rPrChange>
              </w:rPr>
            </w:pPr>
            <w:ins w:id="1739" w:author="Windows User" w:date="2017-08-27T11:33:00Z">
              <w:r w:rsidRPr="00553518">
                <w:rPr>
                  <w:rFonts w:ascii="Times New Roman" w:hAnsi="Times New Roman"/>
                  <w:i w:val="0"/>
                  <w:color w:val="auto"/>
                  <w:sz w:val="26"/>
                  <w:szCs w:val="26"/>
                  <w:rPrChange w:id="1740" w:author="Weekend Nguyen" w:date="2017-09-13T20:59:00Z">
                    <w:rPr>
                      <w:rFonts w:ascii="Times New Roman" w:hAnsi="Times New Roman"/>
                      <w:sz w:val="26"/>
                      <w:szCs w:val="26"/>
                    </w:rPr>
                  </w:rPrChange>
                </w:rPr>
                <w:t>Nhân viên bán thuốc đăng nhập tành công vào hệ thống</w:t>
              </w:r>
            </w:ins>
            <w:ins w:id="1741" w:author="Windows User" w:date="2017-08-27T11:22:00Z">
              <w:r w:rsidR="00201398" w:rsidRPr="00553518">
                <w:rPr>
                  <w:rFonts w:ascii="Times New Roman" w:hAnsi="Times New Roman"/>
                  <w:i w:val="0"/>
                  <w:color w:val="auto"/>
                  <w:sz w:val="26"/>
                  <w:szCs w:val="26"/>
                  <w:rPrChange w:id="1742" w:author="Weekend Nguyen" w:date="2017-09-13T20:59:00Z">
                    <w:rPr>
                      <w:rFonts w:ascii="Times New Roman" w:hAnsi="Times New Roman"/>
                      <w:sz w:val="26"/>
                      <w:szCs w:val="26"/>
                    </w:rPr>
                  </w:rPrChange>
                </w:rPr>
                <w:t>.</w:t>
              </w:r>
            </w:ins>
          </w:p>
        </w:tc>
      </w:tr>
      <w:tr w:rsidR="00201398" w:rsidRPr="005103C6" w:rsidTr="00E16E77">
        <w:trPr>
          <w:jc w:val="center"/>
          <w:ins w:id="1743" w:author="Windows User" w:date="2017-08-27T11:22:00Z"/>
        </w:trPr>
        <w:tc>
          <w:tcPr>
            <w:tcW w:w="1265" w:type="pct"/>
          </w:tcPr>
          <w:p w:rsidR="00201398" w:rsidRPr="005103C6" w:rsidRDefault="00201398" w:rsidP="00E16E77">
            <w:pPr>
              <w:pStyle w:val="TableHeader"/>
              <w:spacing w:before="0"/>
              <w:rPr>
                <w:ins w:id="1744" w:author="Windows User" w:date="2017-08-27T11:22:00Z"/>
                <w:rFonts w:ascii="Times New Roman" w:hAnsi="Times New Roman" w:cs="Times New Roman"/>
                <w:b w:val="0"/>
                <w:sz w:val="26"/>
                <w:szCs w:val="26"/>
              </w:rPr>
            </w:pPr>
            <w:ins w:id="1745" w:author="Windows User" w:date="2017-08-27T11:22:00Z">
              <w:r w:rsidRPr="005103C6">
                <w:rPr>
                  <w:rFonts w:ascii="Times New Roman" w:hAnsi="Times New Roman" w:cs="Times New Roman"/>
                  <w:b w:val="0"/>
                  <w:sz w:val="26"/>
                  <w:szCs w:val="26"/>
                </w:rPr>
                <w:t>Điều kiện sau:</w:t>
              </w:r>
            </w:ins>
          </w:p>
        </w:tc>
        <w:tc>
          <w:tcPr>
            <w:tcW w:w="3735" w:type="pct"/>
          </w:tcPr>
          <w:p w:rsidR="00201398" w:rsidRPr="00553518" w:rsidRDefault="002E060E" w:rsidP="00E16E77">
            <w:pPr>
              <w:pStyle w:val="InfoBlue"/>
              <w:spacing w:before="0" w:line="240" w:lineRule="auto"/>
              <w:rPr>
                <w:ins w:id="1746" w:author="Windows User" w:date="2017-08-27T11:22:00Z"/>
                <w:rFonts w:ascii="Times New Roman" w:hAnsi="Times New Roman"/>
                <w:i w:val="0"/>
                <w:color w:val="auto"/>
                <w:sz w:val="26"/>
                <w:szCs w:val="26"/>
                <w:rPrChange w:id="1747" w:author="Weekend Nguyen" w:date="2017-09-13T20:59:00Z">
                  <w:rPr>
                    <w:ins w:id="1748" w:author="Windows User" w:date="2017-08-27T11:22:00Z"/>
                    <w:rFonts w:ascii="Times New Roman" w:hAnsi="Times New Roman"/>
                    <w:sz w:val="26"/>
                    <w:szCs w:val="26"/>
                  </w:rPr>
                </w:rPrChange>
              </w:rPr>
            </w:pPr>
            <w:ins w:id="1749" w:author="Windows User" w:date="2017-08-27T11:22:00Z">
              <w:r w:rsidRPr="00553518">
                <w:rPr>
                  <w:rFonts w:ascii="Times New Roman" w:hAnsi="Times New Roman"/>
                  <w:i w:val="0"/>
                  <w:color w:val="auto"/>
                  <w:sz w:val="26"/>
                  <w:szCs w:val="26"/>
                  <w:rPrChange w:id="1750" w:author="Weekend Nguyen" w:date="2017-09-13T20:59:00Z">
                    <w:rPr>
                      <w:rFonts w:ascii="Times New Roman" w:hAnsi="Times New Roman"/>
                      <w:sz w:val="26"/>
                      <w:szCs w:val="26"/>
                    </w:rPr>
                  </w:rPrChange>
                </w:rPr>
                <w:t xml:space="preserve">In </w:t>
              </w:r>
            </w:ins>
            <w:ins w:id="1751" w:author="Windows User" w:date="2017-08-27T11:33:00Z">
              <w:r w:rsidRPr="00553518">
                <w:rPr>
                  <w:rFonts w:ascii="Times New Roman" w:hAnsi="Times New Roman"/>
                  <w:i w:val="0"/>
                  <w:color w:val="auto"/>
                  <w:sz w:val="26"/>
                  <w:szCs w:val="26"/>
                  <w:rPrChange w:id="1752" w:author="Weekend Nguyen" w:date="2017-09-13T20:59:00Z">
                    <w:rPr>
                      <w:rFonts w:ascii="Times New Roman" w:hAnsi="Times New Roman"/>
                      <w:sz w:val="26"/>
                      <w:szCs w:val="26"/>
                    </w:rPr>
                  </w:rPrChange>
                </w:rPr>
                <w:t>hóa đơn cho bệnh nhân</w:t>
              </w:r>
            </w:ins>
            <w:ins w:id="1753" w:author="Windows User" w:date="2017-08-27T11:22:00Z">
              <w:r w:rsidR="00201398" w:rsidRPr="00553518">
                <w:rPr>
                  <w:rFonts w:ascii="Times New Roman" w:hAnsi="Times New Roman"/>
                  <w:i w:val="0"/>
                  <w:color w:val="auto"/>
                  <w:sz w:val="26"/>
                  <w:szCs w:val="26"/>
                  <w:rPrChange w:id="1754" w:author="Weekend Nguyen" w:date="2017-09-13T20:59:00Z">
                    <w:rPr>
                      <w:rFonts w:ascii="Times New Roman" w:hAnsi="Times New Roman"/>
                      <w:sz w:val="26"/>
                      <w:szCs w:val="26"/>
                    </w:rPr>
                  </w:rPrChange>
                </w:rPr>
                <w:t>.</w:t>
              </w:r>
            </w:ins>
          </w:p>
        </w:tc>
      </w:tr>
      <w:tr w:rsidR="00201398" w:rsidRPr="005103C6" w:rsidTr="00E16E77">
        <w:trPr>
          <w:jc w:val="center"/>
          <w:ins w:id="1755" w:author="Windows User" w:date="2017-08-27T11:22:00Z"/>
        </w:trPr>
        <w:tc>
          <w:tcPr>
            <w:tcW w:w="1265" w:type="pct"/>
          </w:tcPr>
          <w:p w:rsidR="00201398" w:rsidRPr="005103C6" w:rsidRDefault="00201398" w:rsidP="00E16E77">
            <w:pPr>
              <w:pStyle w:val="TableHeader"/>
              <w:spacing w:before="0"/>
              <w:rPr>
                <w:ins w:id="1756" w:author="Windows User" w:date="2017-08-27T11:22:00Z"/>
                <w:rFonts w:ascii="Times New Roman" w:hAnsi="Times New Roman" w:cs="Times New Roman"/>
                <w:b w:val="0"/>
                <w:sz w:val="26"/>
                <w:szCs w:val="26"/>
              </w:rPr>
            </w:pPr>
            <w:ins w:id="1757" w:author="Windows User" w:date="2017-08-27T11:22:00Z">
              <w:r w:rsidRPr="005103C6">
                <w:rPr>
                  <w:rFonts w:ascii="Times New Roman" w:hAnsi="Times New Roman" w:cs="Times New Roman"/>
                  <w:b w:val="0"/>
                  <w:sz w:val="26"/>
                  <w:szCs w:val="26"/>
                </w:rPr>
                <w:t>Luồng sự kiện chính (Basic flows)</w:t>
              </w:r>
            </w:ins>
          </w:p>
        </w:tc>
        <w:tc>
          <w:tcPr>
            <w:tcW w:w="3735" w:type="pct"/>
          </w:tcPr>
          <w:p w:rsidR="00201398" w:rsidRPr="00553518" w:rsidRDefault="002E060E">
            <w:pPr>
              <w:pStyle w:val="InfoBlue"/>
              <w:numPr>
                <w:ilvl w:val="0"/>
                <w:numId w:val="25"/>
              </w:numPr>
              <w:spacing w:before="0" w:line="240" w:lineRule="auto"/>
              <w:rPr>
                <w:ins w:id="1758" w:author="Windows User" w:date="2017-08-27T11:34:00Z"/>
                <w:rFonts w:ascii="Times New Roman" w:hAnsi="Times New Roman"/>
                <w:i w:val="0"/>
                <w:color w:val="auto"/>
                <w:sz w:val="26"/>
                <w:szCs w:val="26"/>
                <w:rPrChange w:id="1759" w:author="Weekend Nguyen" w:date="2017-09-13T20:59:00Z">
                  <w:rPr>
                    <w:ins w:id="1760" w:author="Windows User" w:date="2017-08-27T11:34:00Z"/>
                    <w:rFonts w:ascii="Times New Roman" w:hAnsi="Times New Roman"/>
                    <w:sz w:val="26"/>
                    <w:szCs w:val="26"/>
                  </w:rPr>
                </w:rPrChange>
              </w:rPr>
              <w:pPrChange w:id="1761" w:author="Windows User" w:date="2017-08-27T11:34:00Z">
                <w:pPr>
                  <w:pStyle w:val="InfoBlue"/>
                  <w:spacing w:before="0" w:line="240" w:lineRule="auto"/>
                </w:pPr>
              </w:pPrChange>
            </w:pPr>
            <w:ins w:id="1762" w:author="Windows User" w:date="2017-08-27T11:34:00Z">
              <w:r w:rsidRPr="00553518">
                <w:rPr>
                  <w:rFonts w:ascii="Times New Roman" w:hAnsi="Times New Roman"/>
                  <w:i w:val="0"/>
                  <w:color w:val="auto"/>
                  <w:sz w:val="26"/>
                  <w:szCs w:val="26"/>
                  <w:rPrChange w:id="1763" w:author="Weekend Nguyen" w:date="2017-09-13T20:59:00Z">
                    <w:rPr>
                      <w:rFonts w:ascii="Times New Roman" w:hAnsi="Times New Roman"/>
                      <w:sz w:val="26"/>
                      <w:szCs w:val="26"/>
                    </w:rPr>
                  </w:rPrChange>
                </w:rPr>
                <w:t>Nhân viên bán thuốc chọn chức năng bán thuốc không kê đơn.</w:t>
              </w:r>
            </w:ins>
          </w:p>
          <w:p w:rsidR="002E060E" w:rsidRPr="00553518" w:rsidRDefault="002E060E">
            <w:pPr>
              <w:pStyle w:val="InfoBlue"/>
              <w:numPr>
                <w:ilvl w:val="0"/>
                <w:numId w:val="25"/>
              </w:numPr>
              <w:spacing w:before="0" w:line="240" w:lineRule="auto"/>
              <w:rPr>
                <w:ins w:id="1764" w:author="Windows User" w:date="2017-08-27T11:34:00Z"/>
                <w:rFonts w:ascii="Times New Roman" w:hAnsi="Times New Roman"/>
                <w:i w:val="0"/>
                <w:color w:val="auto"/>
                <w:sz w:val="26"/>
                <w:szCs w:val="26"/>
                <w:rPrChange w:id="1765" w:author="Weekend Nguyen" w:date="2017-09-13T20:59:00Z">
                  <w:rPr>
                    <w:ins w:id="1766" w:author="Windows User" w:date="2017-08-27T11:34:00Z"/>
                    <w:rFonts w:ascii="Times New Roman" w:hAnsi="Times New Roman"/>
                    <w:sz w:val="26"/>
                    <w:szCs w:val="26"/>
                  </w:rPr>
                </w:rPrChange>
              </w:rPr>
              <w:pPrChange w:id="1767" w:author="Windows User" w:date="2017-08-27T11:34:00Z">
                <w:pPr>
                  <w:pStyle w:val="InfoBlue"/>
                  <w:spacing w:before="0" w:line="240" w:lineRule="auto"/>
                </w:pPr>
              </w:pPrChange>
            </w:pPr>
            <w:ins w:id="1768" w:author="Windows User" w:date="2017-08-27T11:34:00Z">
              <w:r w:rsidRPr="00553518">
                <w:rPr>
                  <w:rFonts w:ascii="Times New Roman" w:hAnsi="Times New Roman"/>
                  <w:i w:val="0"/>
                  <w:color w:val="auto"/>
                  <w:sz w:val="26"/>
                  <w:szCs w:val="26"/>
                  <w:rPrChange w:id="1769" w:author="Weekend Nguyen" w:date="2017-09-13T20:59:00Z">
                    <w:rPr>
                      <w:rFonts w:ascii="Times New Roman" w:hAnsi="Times New Roman"/>
                      <w:sz w:val="26"/>
                      <w:szCs w:val="26"/>
                    </w:rPr>
                  </w:rPrChange>
                </w:rPr>
                <w:t>Hệ thống hiển thị giao diện chức năng.</w:t>
              </w:r>
            </w:ins>
          </w:p>
          <w:p w:rsidR="002E060E" w:rsidRPr="00553518" w:rsidRDefault="002E060E">
            <w:pPr>
              <w:pStyle w:val="InfoBlue"/>
              <w:numPr>
                <w:ilvl w:val="0"/>
                <w:numId w:val="25"/>
              </w:numPr>
              <w:spacing w:before="0" w:line="240" w:lineRule="auto"/>
              <w:rPr>
                <w:ins w:id="1770" w:author="Windows User" w:date="2017-08-27T11:36:00Z"/>
                <w:rFonts w:ascii="Times New Roman" w:hAnsi="Times New Roman"/>
                <w:i w:val="0"/>
                <w:color w:val="auto"/>
                <w:sz w:val="26"/>
                <w:szCs w:val="26"/>
                <w:rPrChange w:id="1771" w:author="Weekend Nguyen" w:date="2017-09-13T20:59:00Z">
                  <w:rPr>
                    <w:ins w:id="1772" w:author="Windows User" w:date="2017-08-27T11:36:00Z"/>
                    <w:rFonts w:ascii="Times New Roman" w:hAnsi="Times New Roman"/>
                    <w:sz w:val="26"/>
                    <w:szCs w:val="26"/>
                  </w:rPr>
                </w:rPrChange>
              </w:rPr>
              <w:pPrChange w:id="1773" w:author="Windows User" w:date="2017-08-27T11:34:00Z">
                <w:pPr>
                  <w:pStyle w:val="InfoBlue"/>
                  <w:spacing w:before="0" w:line="240" w:lineRule="auto"/>
                </w:pPr>
              </w:pPrChange>
            </w:pPr>
            <w:ins w:id="1774" w:author="Windows User" w:date="2017-08-27T11:36:00Z">
              <w:r w:rsidRPr="00553518">
                <w:rPr>
                  <w:rFonts w:ascii="Times New Roman" w:hAnsi="Times New Roman"/>
                  <w:i w:val="0"/>
                  <w:color w:val="auto"/>
                  <w:sz w:val="26"/>
                  <w:szCs w:val="26"/>
                  <w:rPrChange w:id="1775" w:author="Weekend Nguyen" w:date="2017-09-13T20:59:00Z">
                    <w:rPr>
                      <w:rFonts w:ascii="Times New Roman" w:hAnsi="Times New Roman"/>
                      <w:sz w:val="26"/>
                      <w:szCs w:val="26"/>
                    </w:rPr>
                  </w:rPrChange>
                </w:rPr>
                <w:t>Nhân viên bán thuốc nhập các loại thuốc theo yêu cầu của nệnh nhân.</w:t>
              </w:r>
            </w:ins>
          </w:p>
          <w:p w:rsidR="002E060E" w:rsidRPr="00553518" w:rsidRDefault="002E060E">
            <w:pPr>
              <w:pStyle w:val="InfoBlue"/>
              <w:numPr>
                <w:ilvl w:val="0"/>
                <w:numId w:val="25"/>
              </w:numPr>
              <w:spacing w:before="0" w:line="240" w:lineRule="auto"/>
              <w:rPr>
                <w:ins w:id="1776" w:author="Windows User" w:date="2017-08-27T11:37:00Z"/>
                <w:rFonts w:ascii="Times New Roman" w:hAnsi="Times New Roman"/>
                <w:i w:val="0"/>
                <w:color w:val="auto"/>
                <w:sz w:val="26"/>
                <w:szCs w:val="26"/>
                <w:rPrChange w:id="1777" w:author="Weekend Nguyen" w:date="2017-09-13T20:59:00Z">
                  <w:rPr>
                    <w:ins w:id="1778" w:author="Windows User" w:date="2017-08-27T11:37:00Z"/>
                    <w:rFonts w:ascii="Times New Roman" w:hAnsi="Times New Roman"/>
                    <w:sz w:val="26"/>
                    <w:szCs w:val="26"/>
                  </w:rPr>
                </w:rPrChange>
              </w:rPr>
              <w:pPrChange w:id="1779" w:author="Windows User" w:date="2017-08-27T11:34:00Z">
                <w:pPr>
                  <w:pStyle w:val="InfoBlue"/>
                  <w:spacing w:before="0" w:line="240" w:lineRule="auto"/>
                </w:pPr>
              </w:pPrChange>
            </w:pPr>
            <w:ins w:id="1780" w:author="Windows User" w:date="2017-08-27T11:37:00Z">
              <w:r w:rsidRPr="00553518">
                <w:rPr>
                  <w:rFonts w:ascii="Times New Roman" w:hAnsi="Times New Roman"/>
                  <w:i w:val="0"/>
                  <w:color w:val="auto"/>
                  <w:sz w:val="26"/>
                  <w:szCs w:val="26"/>
                  <w:rPrChange w:id="1781" w:author="Weekend Nguyen" w:date="2017-09-13T20:59:00Z">
                    <w:rPr>
                      <w:rFonts w:ascii="Times New Roman" w:hAnsi="Times New Roman"/>
                      <w:sz w:val="26"/>
                      <w:szCs w:val="26"/>
                    </w:rPr>
                  </w:rPrChange>
                </w:rPr>
                <w:t>Hệ thống lưu thông tin các loại thuốc vừa nhập.</w:t>
              </w:r>
            </w:ins>
          </w:p>
          <w:p w:rsidR="002E060E" w:rsidRPr="00553518" w:rsidRDefault="002E060E">
            <w:pPr>
              <w:pStyle w:val="InfoBlue"/>
              <w:numPr>
                <w:ilvl w:val="0"/>
                <w:numId w:val="25"/>
              </w:numPr>
              <w:spacing w:before="0" w:line="240" w:lineRule="auto"/>
              <w:rPr>
                <w:ins w:id="1782" w:author="Windows User" w:date="2017-08-27T11:37:00Z"/>
                <w:rFonts w:ascii="Times New Roman" w:hAnsi="Times New Roman"/>
                <w:i w:val="0"/>
                <w:color w:val="auto"/>
                <w:sz w:val="26"/>
                <w:szCs w:val="26"/>
                <w:rPrChange w:id="1783" w:author="Weekend Nguyen" w:date="2017-09-13T20:59:00Z">
                  <w:rPr>
                    <w:ins w:id="1784" w:author="Windows User" w:date="2017-08-27T11:37:00Z"/>
                    <w:rFonts w:ascii="Times New Roman" w:hAnsi="Times New Roman"/>
                    <w:sz w:val="26"/>
                    <w:szCs w:val="26"/>
                  </w:rPr>
                </w:rPrChange>
              </w:rPr>
              <w:pPrChange w:id="1785" w:author="Windows User" w:date="2017-08-27T11:34:00Z">
                <w:pPr>
                  <w:pStyle w:val="InfoBlue"/>
                  <w:spacing w:before="0" w:line="240" w:lineRule="auto"/>
                </w:pPr>
              </w:pPrChange>
            </w:pPr>
            <w:ins w:id="1786" w:author="Windows User" w:date="2017-08-27T11:37:00Z">
              <w:r w:rsidRPr="00553518">
                <w:rPr>
                  <w:rFonts w:ascii="Times New Roman" w:hAnsi="Times New Roman"/>
                  <w:i w:val="0"/>
                  <w:color w:val="auto"/>
                  <w:sz w:val="26"/>
                  <w:szCs w:val="26"/>
                  <w:rPrChange w:id="1787" w:author="Weekend Nguyen" w:date="2017-09-13T20:59:00Z">
                    <w:rPr>
                      <w:rFonts w:ascii="Times New Roman" w:hAnsi="Times New Roman"/>
                      <w:sz w:val="26"/>
                      <w:szCs w:val="26"/>
                    </w:rPr>
                  </w:rPrChange>
                </w:rPr>
                <w:t>Hệ thống cập nhật lại thông tin các loại thuốc trong hệ thống.</w:t>
              </w:r>
            </w:ins>
          </w:p>
          <w:p w:rsidR="002E060E" w:rsidRPr="00553518" w:rsidRDefault="002E060E">
            <w:pPr>
              <w:pStyle w:val="InfoBlue"/>
              <w:numPr>
                <w:ilvl w:val="0"/>
                <w:numId w:val="25"/>
              </w:numPr>
              <w:spacing w:before="0" w:line="240" w:lineRule="auto"/>
              <w:rPr>
                <w:ins w:id="1788" w:author="Windows User" w:date="2017-08-27T11:22:00Z"/>
                <w:rFonts w:ascii="Times New Roman" w:hAnsi="Times New Roman"/>
                <w:i w:val="0"/>
                <w:color w:val="auto"/>
                <w:sz w:val="26"/>
                <w:szCs w:val="26"/>
                <w:rPrChange w:id="1789" w:author="Weekend Nguyen" w:date="2017-09-13T20:59:00Z">
                  <w:rPr>
                    <w:ins w:id="1790" w:author="Windows User" w:date="2017-08-27T11:22:00Z"/>
                    <w:rFonts w:ascii="Times New Roman" w:hAnsi="Times New Roman"/>
                    <w:sz w:val="26"/>
                    <w:szCs w:val="26"/>
                  </w:rPr>
                </w:rPrChange>
              </w:rPr>
              <w:pPrChange w:id="1791" w:author="Windows User" w:date="2017-08-27T11:34:00Z">
                <w:pPr>
                  <w:pStyle w:val="InfoBlue"/>
                  <w:spacing w:before="0" w:line="240" w:lineRule="auto"/>
                </w:pPr>
              </w:pPrChange>
            </w:pPr>
            <w:ins w:id="1792" w:author="Windows User" w:date="2017-08-27T11:38:00Z">
              <w:r w:rsidRPr="00553518">
                <w:rPr>
                  <w:rFonts w:ascii="Times New Roman" w:hAnsi="Times New Roman"/>
                  <w:i w:val="0"/>
                  <w:color w:val="auto"/>
                  <w:sz w:val="26"/>
                  <w:szCs w:val="26"/>
                  <w:rPrChange w:id="1793" w:author="Weekend Nguyen" w:date="2017-09-13T20:59:00Z">
                    <w:rPr>
                      <w:rFonts w:ascii="Times New Roman" w:hAnsi="Times New Roman"/>
                      <w:sz w:val="26"/>
                      <w:szCs w:val="26"/>
                    </w:rPr>
                  </w:rPrChange>
                </w:rPr>
                <w:t>Hệ thống in hóa đơn tính tiền.</w:t>
              </w:r>
            </w:ins>
          </w:p>
        </w:tc>
      </w:tr>
    </w:tbl>
    <w:p w:rsidR="007643D4" w:rsidRDefault="007643D4" w:rsidP="00201398">
      <w:pPr>
        <w:spacing w:after="120" w:line="240" w:lineRule="auto"/>
        <w:rPr>
          <w:ins w:id="1794" w:author="Windows User" w:date="2017-08-27T16:08:00Z"/>
          <w:rFonts w:ascii="Times New Roman" w:hAnsi="Times New Roman" w:cs="Times New Roman"/>
          <w:sz w:val="26"/>
          <w:szCs w:val="26"/>
        </w:rPr>
      </w:pPr>
    </w:p>
    <w:p w:rsidR="007643D4" w:rsidRPr="007643D4" w:rsidRDefault="007643D4">
      <w:pPr>
        <w:rPr>
          <w:ins w:id="1795" w:author="Windows User" w:date="2017-08-27T16:08:00Z"/>
          <w:rFonts w:ascii="Times New Roman" w:hAnsi="Times New Roman" w:cs="Times New Roman"/>
          <w:sz w:val="26"/>
          <w:szCs w:val="26"/>
        </w:rPr>
        <w:pPrChange w:id="1796" w:author="Windows User" w:date="2017-08-27T16:08:00Z">
          <w:pPr>
            <w:spacing w:after="120" w:line="240" w:lineRule="auto"/>
          </w:pPr>
        </w:pPrChange>
      </w:pPr>
    </w:p>
    <w:p w:rsidR="007643D4" w:rsidRPr="007643D4" w:rsidRDefault="007643D4">
      <w:pPr>
        <w:rPr>
          <w:ins w:id="1797" w:author="Windows User" w:date="2017-08-27T16:08:00Z"/>
          <w:rFonts w:ascii="Times New Roman" w:hAnsi="Times New Roman" w:cs="Times New Roman"/>
          <w:sz w:val="26"/>
          <w:szCs w:val="26"/>
        </w:rPr>
        <w:pPrChange w:id="1798" w:author="Windows User" w:date="2017-08-27T16:08:00Z">
          <w:pPr>
            <w:spacing w:after="120" w:line="240" w:lineRule="auto"/>
          </w:pPr>
        </w:pPrChange>
      </w:pPr>
    </w:p>
    <w:p w:rsidR="007643D4" w:rsidRPr="007643D4" w:rsidRDefault="007643D4">
      <w:pPr>
        <w:rPr>
          <w:ins w:id="1799" w:author="Windows User" w:date="2017-08-27T16:08:00Z"/>
          <w:rFonts w:ascii="Times New Roman" w:hAnsi="Times New Roman" w:cs="Times New Roman"/>
          <w:sz w:val="26"/>
          <w:szCs w:val="26"/>
        </w:rPr>
        <w:pPrChange w:id="1800" w:author="Windows User" w:date="2017-08-27T16:08:00Z">
          <w:pPr>
            <w:spacing w:after="120" w:line="240" w:lineRule="auto"/>
          </w:pPr>
        </w:pPrChange>
      </w:pPr>
    </w:p>
    <w:p w:rsidR="007643D4" w:rsidRPr="007643D4" w:rsidRDefault="007643D4">
      <w:pPr>
        <w:rPr>
          <w:ins w:id="1801" w:author="Windows User" w:date="2017-08-27T16:08:00Z"/>
          <w:rFonts w:ascii="Times New Roman" w:hAnsi="Times New Roman" w:cs="Times New Roman"/>
          <w:sz w:val="26"/>
          <w:szCs w:val="26"/>
        </w:rPr>
        <w:pPrChange w:id="1802" w:author="Windows User" w:date="2017-08-27T16:08:00Z">
          <w:pPr>
            <w:spacing w:after="120" w:line="240" w:lineRule="auto"/>
          </w:pPr>
        </w:pPrChange>
      </w:pPr>
    </w:p>
    <w:p w:rsidR="007643D4" w:rsidRDefault="007643D4" w:rsidP="007643D4">
      <w:pPr>
        <w:rPr>
          <w:ins w:id="1803" w:author="Windows User" w:date="2017-08-27T16:08:00Z"/>
          <w:rFonts w:ascii="Times New Roman" w:hAnsi="Times New Roman" w:cs="Times New Roman"/>
          <w:sz w:val="26"/>
          <w:szCs w:val="26"/>
        </w:rPr>
      </w:pPr>
    </w:p>
    <w:p w:rsidR="00201398" w:rsidRPr="007643D4" w:rsidRDefault="007643D4">
      <w:pPr>
        <w:tabs>
          <w:tab w:val="left" w:pos="971"/>
        </w:tabs>
        <w:rPr>
          <w:ins w:id="1804" w:author="Windows User" w:date="2017-08-27T11:22:00Z"/>
          <w:rFonts w:ascii="Times New Roman" w:hAnsi="Times New Roman" w:cs="Times New Roman"/>
          <w:sz w:val="26"/>
          <w:szCs w:val="26"/>
        </w:rPr>
        <w:pPrChange w:id="1805" w:author="Windows User" w:date="2017-08-27T16:08:00Z">
          <w:pPr>
            <w:spacing w:after="120" w:line="240" w:lineRule="auto"/>
          </w:pPr>
        </w:pPrChange>
      </w:pPr>
      <w:ins w:id="1806" w:author="Windows User" w:date="2017-08-27T16:08:00Z">
        <w:r>
          <w:rPr>
            <w:rFonts w:ascii="Times New Roman" w:hAnsi="Times New Roman" w:cs="Times New Roman"/>
            <w:sz w:val="26"/>
            <w:szCs w:val="26"/>
          </w:rPr>
          <w:tab/>
        </w:r>
      </w:ins>
    </w:p>
    <w:p w:rsidR="00201398" w:rsidRPr="005103C6" w:rsidRDefault="00201398" w:rsidP="00201398">
      <w:pPr>
        <w:pStyle w:val="Heading3"/>
        <w:spacing w:before="0" w:line="240" w:lineRule="auto"/>
        <w:rPr>
          <w:ins w:id="1807" w:author="Windows User" w:date="2017-08-27T11:22:00Z"/>
          <w:rFonts w:ascii="Times New Roman" w:hAnsi="Times New Roman"/>
          <w:sz w:val="26"/>
          <w:szCs w:val="26"/>
        </w:rPr>
      </w:pPr>
      <w:ins w:id="1808" w:author="Windows User" w:date="2017-08-27T11:22:00Z">
        <w:r w:rsidRPr="005103C6">
          <w:rPr>
            <w:rFonts w:ascii="Times New Roman" w:hAnsi="Times New Roman"/>
            <w:sz w:val="26"/>
            <w:szCs w:val="26"/>
          </w:rPr>
          <w:lastRenderedPageBreak/>
          <w:t>Biểu đồ</w:t>
        </w:r>
      </w:ins>
    </w:p>
    <w:p w:rsidR="00101721" w:rsidRDefault="00BD451C" w:rsidP="00101721">
      <w:pPr>
        <w:pStyle w:val="Heading3"/>
        <w:numPr>
          <w:ilvl w:val="0"/>
          <w:numId w:val="0"/>
        </w:numPr>
        <w:rPr>
          <w:ins w:id="1809" w:author="Windows User" w:date="2017-09-10T10:28:00Z"/>
        </w:rPr>
      </w:pPr>
      <w:ins w:id="1810" w:author="Windows User" w:date="2017-08-27T16:07:00Z">
        <w:r>
          <w:rPr>
            <w:noProof/>
          </w:rPr>
          <w:drawing>
            <wp:inline distT="0" distB="0" distL="0" distR="0" wp14:anchorId="0DC33F1E" wp14:editId="1659214A">
              <wp:extent cx="6455476" cy="3311236"/>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hongkedon.PNG"/>
                      <pic:cNvPicPr/>
                    </pic:nvPicPr>
                    <pic:blipFill>
                      <a:blip r:embed="rId25">
                        <a:extLst>
                          <a:ext uri="{28A0092B-C50C-407E-A947-70E740481C1C}">
                            <a14:useLocalDpi xmlns:a14="http://schemas.microsoft.com/office/drawing/2010/main" val="0"/>
                          </a:ext>
                        </a:extLst>
                      </a:blip>
                      <a:stretch>
                        <a:fillRect/>
                      </a:stretch>
                    </pic:blipFill>
                    <pic:spPr>
                      <a:xfrm>
                        <a:off x="0" y="0"/>
                        <a:ext cx="6459485" cy="3313292"/>
                      </a:xfrm>
                      <a:prstGeom prst="rect">
                        <a:avLst/>
                      </a:prstGeom>
                    </pic:spPr>
                  </pic:pic>
                </a:graphicData>
              </a:graphic>
            </wp:inline>
          </w:drawing>
        </w:r>
      </w:ins>
    </w:p>
    <w:p w:rsidR="0010102A" w:rsidRPr="0010102A" w:rsidRDefault="00A779A4">
      <w:pPr>
        <w:rPr>
          <w:ins w:id="1811" w:author="Windows User" w:date="2017-08-27T10:47:00Z"/>
          <w:rPrChange w:id="1812" w:author="Windows User" w:date="2017-09-10T10:28:00Z">
            <w:rPr>
              <w:ins w:id="1813" w:author="Windows User" w:date="2017-08-27T10:47:00Z"/>
            </w:rPr>
          </w:rPrChange>
        </w:rPr>
        <w:pPrChange w:id="1814" w:author="Windows User" w:date="2017-09-10T10:28:00Z">
          <w:pPr>
            <w:pStyle w:val="Heading3"/>
            <w:numPr>
              <w:ilvl w:val="0"/>
              <w:numId w:val="0"/>
            </w:numPr>
          </w:pPr>
        </w:pPrChange>
      </w:pPr>
      <w:ins w:id="1815" w:author="Windows User" w:date="2017-09-13T19:26:00Z">
        <w:r>
          <w:rPr>
            <w:noProof/>
            <w:rPrChange w:id="1816" w:author="Unknown">
              <w:rPr>
                <w:noProof/>
              </w:rPr>
            </w:rPrChange>
          </w:rPr>
          <w:drawing>
            <wp:inline distT="0" distB="0" distL="0" distR="0">
              <wp:extent cx="6511925" cy="3156585"/>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hongKeDon1.PNG"/>
                      <pic:cNvPicPr/>
                    </pic:nvPicPr>
                    <pic:blipFill>
                      <a:blip r:embed="rId26">
                        <a:extLst>
                          <a:ext uri="{28A0092B-C50C-407E-A947-70E740481C1C}">
                            <a14:useLocalDpi xmlns:a14="http://schemas.microsoft.com/office/drawing/2010/main" val="0"/>
                          </a:ext>
                        </a:extLst>
                      </a:blip>
                      <a:stretch>
                        <a:fillRect/>
                      </a:stretch>
                    </pic:blipFill>
                    <pic:spPr>
                      <a:xfrm>
                        <a:off x="0" y="0"/>
                        <a:ext cx="6511925" cy="3156585"/>
                      </a:xfrm>
                      <a:prstGeom prst="rect">
                        <a:avLst/>
                      </a:prstGeom>
                    </pic:spPr>
                  </pic:pic>
                </a:graphicData>
              </a:graphic>
            </wp:inline>
          </w:drawing>
        </w:r>
      </w:ins>
    </w:p>
    <w:p w:rsidR="007B2A1A" w:rsidRDefault="007B2A1A">
      <w:pPr>
        <w:rPr>
          <w:ins w:id="1817" w:author="Weekend Nguyen" w:date="2017-09-13T20:32:00Z"/>
          <w:rFonts w:ascii="Arial" w:eastAsia="Times New Roman" w:hAnsi="Arial" w:cs="Times New Roman"/>
          <w:b/>
          <w:szCs w:val="20"/>
        </w:rPr>
      </w:pPr>
      <w:ins w:id="1818" w:author="Weekend Nguyen" w:date="2017-09-13T20:32:00Z">
        <w:r>
          <w:br w:type="page"/>
        </w:r>
      </w:ins>
    </w:p>
    <w:p w:rsidR="007B2A1A" w:rsidRPr="005103C6" w:rsidRDefault="003D6B8E" w:rsidP="007B2A1A">
      <w:pPr>
        <w:pStyle w:val="Heading2"/>
        <w:spacing w:before="0" w:line="240" w:lineRule="auto"/>
        <w:ind w:left="600" w:hanging="600"/>
        <w:rPr>
          <w:ins w:id="1819" w:author="Weekend Nguyen" w:date="2017-09-13T20:32:00Z"/>
          <w:rFonts w:ascii="Times New Roman" w:hAnsi="Times New Roman"/>
          <w:sz w:val="26"/>
          <w:szCs w:val="26"/>
        </w:rPr>
      </w:pPr>
      <w:ins w:id="1820" w:author="Weekend Nguyen" w:date="2017-09-13T20:32:00Z">
        <w:r>
          <w:rPr>
            <w:rFonts w:ascii="Times New Roman" w:hAnsi="Times New Roman"/>
            <w:sz w:val="26"/>
            <w:szCs w:val="26"/>
          </w:rPr>
          <w:lastRenderedPageBreak/>
          <w:t>UC009</w:t>
        </w:r>
        <w:r w:rsidR="007B2A1A">
          <w:rPr>
            <w:rFonts w:ascii="Times New Roman" w:hAnsi="Times New Roman"/>
            <w:sz w:val="26"/>
            <w:szCs w:val="26"/>
          </w:rPr>
          <w:t>_In hoá đơn</w:t>
        </w:r>
      </w:ins>
    </w:p>
    <w:p w:rsidR="007B2A1A" w:rsidRPr="005103C6" w:rsidRDefault="007B2A1A" w:rsidP="007B2A1A">
      <w:pPr>
        <w:pStyle w:val="Heading3"/>
        <w:spacing w:before="0" w:line="240" w:lineRule="auto"/>
        <w:rPr>
          <w:ins w:id="1821" w:author="Weekend Nguyen" w:date="2017-09-13T20:32:00Z"/>
          <w:rFonts w:ascii="Times New Roman" w:hAnsi="Times New Roman"/>
          <w:sz w:val="26"/>
          <w:szCs w:val="26"/>
        </w:rPr>
      </w:pPr>
      <w:ins w:id="1822" w:author="Weekend Nguyen" w:date="2017-09-13T20:32:00Z">
        <w:r w:rsidRPr="005103C6">
          <w:rPr>
            <w:rFonts w:ascii="Times New Roman" w:hAnsi="Times New Roman"/>
            <w:sz w:val="26"/>
            <w:szCs w:val="26"/>
          </w:rPr>
          <w:t>Mô tả use case UC00</w:t>
        </w:r>
        <w:r w:rsidR="003D6B8E">
          <w:rPr>
            <w:rFonts w:ascii="Times New Roman" w:hAnsi="Times New Roman"/>
            <w:sz w:val="26"/>
            <w:szCs w:val="26"/>
          </w:rPr>
          <w:t>9</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trHeight w:val="571"/>
          <w:jc w:val="center"/>
          <w:ins w:id="1823" w:author="Weekend Nguyen" w:date="2017-09-13T20:32:00Z"/>
        </w:trPr>
        <w:tc>
          <w:tcPr>
            <w:tcW w:w="5000" w:type="pct"/>
            <w:gridSpan w:val="2"/>
          </w:tcPr>
          <w:p w:rsidR="007B2A1A" w:rsidRPr="005103C6" w:rsidRDefault="007B2A1A" w:rsidP="00E16E77">
            <w:pPr>
              <w:spacing w:after="120"/>
              <w:rPr>
                <w:ins w:id="1824" w:author="Weekend Nguyen" w:date="2017-09-13T20:32:00Z"/>
                <w:rFonts w:ascii="Times New Roman" w:hAnsi="Times New Roman" w:cs="Times New Roman"/>
                <w:b/>
                <w:sz w:val="26"/>
                <w:szCs w:val="26"/>
              </w:rPr>
            </w:pPr>
            <w:ins w:id="1825" w:author="Weekend Nguyen" w:date="2017-09-13T20:32:00Z">
              <w:r w:rsidRPr="005103C6">
                <w:rPr>
                  <w:rFonts w:ascii="Times New Roman" w:hAnsi="Times New Roman" w:cs="Times New Roman"/>
                  <w:b/>
                  <w:sz w:val="26"/>
                  <w:szCs w:val="26"/>
                </w:rPr>
                <w:t xml:space="preserve">Use case: </w:t>
              </w:r>
              <w:r w:rsidRPr="00605987">
                <w:rPr>
                  <w:rFonts w:ascii="Times New Roman" w:hAnsi="Times New Roman" w:cs="Times New Roman"/>
                  <w:b/>
                  <w:sz w:val="26"/>
                  <w:szCs w:val="26"/>
                  <w:rPrChange w:id="1826" w:author="Weekend Nguyen" w:date="2017-09-13T20:59:00Z">
                    <w:rPr>
                      <w:rFonts w:ascii="Times New Roman" w:hAnsi="Times New Roman" w:cs="Times New Roman"/>
                      <w:i/>
                      <w:color w:val="0000FF"/>
                      <w:sz w:val="26"/>
                      <w:szCs w:val="26"/>
                    </w:rPr>
                  </w:rPrChange>
                </w:rPr>
                <w:t>UC008_In hoá đơn</w:t>
              </w:r>
            </w:ins>
          </w:p>
        </w:tc>
      </w:tr>
      <w:tr w:rsidR="007B2A1A" w:rsidRPr="005103C6" w:rsidTr="00E16E77">
        <w:trPr>
          <w:jc w:val="center"/>
          <w:ins w:id="1827" w:author="Weekend Nguyen" w:date="2017-09-13T20:32:00Z"/>
        </w:trPr>
        <w:tc>
          <w:tcPr>
            <w:tcW w:w="1265" w:type="pct"/>
          </w:tcPr>
          <w:p w:rsidR="007B2A1A" w:rsidRPr="005103C6" w:rsidRDefault="007B2A1A" w:rsidP="00E16E77">
            <w:pPr>
              <w:pStyle w:val="TableHeader"/>
              <w:spacing w:before="0"/>
              <w:rPr>
                <w:ins w:id="1828" w:author="Weekend Nguyen" w:date="2017-09-13T20:32:00Z"/>
                <w:rFonts w:ascii="Times New Roman" w:hAnsi="Times New Roman" w:cs="Times New Roman"/>
                <w:b w:val="0"/>
                <w:sz w:val="26"/>
                <w:szCs w:val="26"/>
              </w:rPr>
            </w:pPr>
            <w:ins w:id="1829" w:author="Weekend Nguyen" w:date="2017-09-13T20:32:00Z">
              <w:r w:rsidRPr="005103C6">
                <w:rPr>
                  <w:rFonts w:ascii="Times New Roman" w:hAnsi="Times New Roman" w:cs="Times New Roman"/>
                  <w:b w:val="0"/>
                  <w:sz w:val="26"/>
                  <w:szCs w:val="26"/>
                </w:rPr>
                <w:t>Mục đích:</w:t>
              </w:r>
            </w:ins>
          </w:p>
        </w:tc>
        <w:tc>
          <w:tcPr>
            <w:tcW w:w="3735" w:type="pct"/>
          </w:tcPr>
          <w:p w:rsidR="007B2A1A" w:rsidRPr="00605987" w:rsidRDefault="007B2A1A" w:rsidP="00E16E77">
            <w:pPr>
              <w:pStyle w:val="InfoBlue"/>
              <w:spacing w:before="0" w:line="240" w:lineRule="auto"/>
              <w:rPr>
                <w:ins w:id="1830" w:author="Weekend Nguyen" w:date="2017-09-13T20:32:00Z"/>
                <w:rFonts w:ascii="Times New Roman" w:hAnsi="Times New Roman"/>
                <w:i w:val="0"/>
                <w:color w:val="auto"/>
                <w:sz w:val="26"/>
                <w:szCs w:val="26"/>
                <w:rPrChange w:id="1831" w:author="Weekend Nguyen" w:date="2017-09-13T20:59:00Z">
                  <w:rPr>
                    <w:ins w:id="1832" w:author="Weekend Nguyen" w:date="2017-09-13T20:32:00Z"/>
                    <w:rFonts w:ascii="Times New Roman" w:hAnsi="Times New Roman"/>
                    <w:sz w:val="26"/>
                    <w:szCs w:val="26"/>
                  </w:rPr>
                </w:rPrChange>
              </w:rPr>
            </w:pPr>
            <w:ins w:id="1833" w:author="Weekend Nguyen" w:date="2017-09-13T20:32:00Z">
              <w:r w:rsidRPr="00605987">
                <w:rPr>
                  <w:rFonts w:ascii="Times New Roman" w:hAnsi="Times New Roman"/>
                  <w:i w:val="0"/>
                  <w:color w:val="auto"/>
                  <w:sz w:val="26"/>
                  <w:szCs w:val="26"/>
                  <w:rPrChange w:id="1834" w:author="Weekend Nguyen" w:date="2017-09-13T20:59:00Z">
                    <w:rPr>
                      <w:rFonts w:ascii="Times New Roman" w:hAnsi="Times New Roman"/>
                      <w:sz w:val="26"/>
                      <w:szCs w:val="26"/>
                    </w:rPr>
                  </w:rPrChange>
                </w:rPr>
                <w:t>In ra được hoá đơn có đầy đủ thông tin cho khách hàng.</w:t>
              </w:r>
            </w:ins>
          </w:p>
        </w:tc>
      </w:tr>
      <w:tr w:rsidR="007B2A1A" w:rsidRPr="005103C6" w:rsidTr="00E16E77">
        <w:trPr>
          <w:jc w:val="center"/>
          <w:ins w:id="1835" w:author="Weekend Nguyen" w:date="2017-09-13T20:32:00Z"/>
        </w:trPr>
        <w:tc>
          <w:tcPr>
            <w:tcW w:w="1265" w:type="pct"/>
          </w:tcPr>
          <w:p w:rsidR="007B2A1A" w:rsidRPr="005103C6" w:rsidRDefault="007B2A1A" w:rsidP="00E16E77">
            <w:pPr>
              <w:pStyle w:val="TableHeader"/>
              <w:spacing w:before="0"/>
              <w:rPr>
                <w:ins w:id="1836" w:author="Weekend Nguyen" w:date="2017-09-13T20:32:00Z"/>
                <w:rFonts w:ascii="Times New Roman" w:hAnsi="Times New Roman" w:cs="Times New Roman"/>
                <w:b w:val="0"/>
                <w:sz w:val="26"/>
                <w:szCs w:val="26"/>
              </w:rPr>
            </w:pPr>
            <w:ins w:id="1837" w:author="Weekend Nguyen" w:date="2017-09-13T20:32:00Z">
              <w:r w:rsidRPr="005103C6">
                <w:rPr>
                  <w:rFonts w:ascii="Times New Roman" w:hAnsi="Times New Roman" w:cs="Times New Roman"/>
                  <w:b w:val="0"/>
                  <w:sz w:val="26"/>
                  <w:szCs w:val="26"/>
                </w:rPr>
                <w:t>Mô tả:</w:t>
              </w:r>
            </w:ins>
          </w:p>
        </w:tc>
        <w:tc>
          <w:tcPr>
            <w:tcW w:w="3735" w:type="pct"/>
          </w:tcPr>
          <w:p w:rsidR="007B2A1A" w:rsidRPr="00605987" w:rsidRDefault="007B2A1A" w:rsidP="00E16E77">
            <w:pPr>
              <w:pStyle w:val="InfoBlue"/>
              <w:spacing w:before="0" w:line="240" w:lineRule="auto"/>
              <w:rPr>
                <w:ins w:id="1838" w:author="Weekend Nguyen" w:date="2017-09-13T20:32:00Z"/>
                <w:rFonts w:ascii="Times New Roman" w:hAnsi="Times New Roman"/>
                <w:i w:val="0"/>
                <w:color w:val="auto"/>
                <w:sz w:val="26"/>
                <w:szCs w:val="26"/>
                <w:rPrChange w:id="1839" w:author="Weekend Nguyen" w:date="2017-09-13T20:59:00Z">
                  <w:rPr>
                    <w:ins w:id="1840" w:author="Weekend Nguyen" w:date="2017-09-13T20:32:00Z"/>
                    <w:rFonts w:ascii="Times New Roman" w:hAnsi="Times New Roman"/>
                    <w:sz w:val="26"/>
                    <w:szCs w:val="26"/>
                  </w:rPr>
                </w:rPrChange>
              </w:rPr>
            </w:pPr>
            <w:ins w:id="1841" w:author="Weekend Nguyen" w:date="2017-09-13T20:32:00Z">
              <w:r w:rsidRPr="00605987">
                <w:rPr>
                  <w:rFonts w:ascii="Times New Roman" w:hAnsi="Times New Roman"/>
                  <w:i w:val="0"/>
                  <w:color w:val="auto"/>
                  <w:sz w:val="26"/>
                  <w:szCs w:val="26"/>
                  <w:rPrChange w:id="1842" w:author="Weekend Nguyen" w:date="2017-09-13T20:59:00Z">
                    <w:rPr>
                      <w:rFonts w:ascii="Times New Roman" w:hAnsi="Times New Roman"/>
                      <w:sz w:val="26"/>
                      <w:szCs w:val="26"/>
                    </w:rPr>
                  </w:rPrChange>
                </w:rPr>
                <w:t>Use case cho phép nhân viên in ra hoá đơn sau khi bán thuốc.</w:t>
              </w:r>
            </w:ins>
          </w:p>
        </w:tc>
      </w:tr>
      <w:tr w:rsidR="007B2A1A" w:rsidRPr="005103C6" w:rsidTr="00E16E77">
        <w:trPr>
          <w:jc w:val="center"/>
          <w:ins w:id="1843" w:author="Weekend Nguyen" w:date="2017-09-13T20:32:00Z"/>
        </w:trPr>
        <w:tc>
          <w:tcPr>
            <w:tcW w:w="1265" w:type="pct"/>
          </w:tcPr>
          <w:p w:rsidR="007B2A1A" w:rsidRPr="005103C6" w:rsidRDefault="007B2A1A" w:rsidP="00E16E77">
            <w:pPr>
              <w:pStyle w:val="TableHeader"/>
              <w:spacing w:before="0"/>
              <w:rPr>
                <w:ins w:id="1844" w:author="Weekend Nguyen" w:date="2017-09-13T20:32:00Z"/>
                <w:rFonts w:ascii="Times New Roman" w:hAnsi="Times New Roman" w:cs="Times New Roman"/>
                <w:b w:val="0"/>
                <w:sz w:val="26"/>
                <w:szCs w:val="26"/>
              </w:rPr>
            </w:pPr>
            <w:ins w:id="1845" w:author="Weekend Nguyen" w:date="2017-09-13T20:32:00Z">
              <w:r w:rsidRPr="005103C6">
                <w:rPr>
                  <w:rFonts w:ascii="Times New Roman" w:hAnsi="Times New Roman" w:cs="Times New Roman"/>
                  <w:b w:val="0"/>
                  <w:sz w:val="26"/>
                  <w:szCs w:val="26"/>
                </w:rPr>
                <w:t>Tác nhân:</w:t>
              </w:r>
            </w:ins>
          </w:p>
        </w:tc>
        <w:tc>
          <w:tcPr>
            <w:tcW w:w="3735" w:type="pct"/>
          </w:tcPr>
          <w:p w:rsidR="007B2A1A" w:rsidRPr="00605987" w:rsidRDefault="007B2A1A" w:rsidP="00E16E77">
            <w:pPr>
              <w:pStyle w:val="InfoBlue"/>
              <w:tabs>
                <w:tab w:val="left" w:pos="4755"/>
              </w:tabs>
              <w:spacing w:before="0" w:line="240" w:lineRule="auto"/>
              <w:rPr>
                <w:ins w:id="1846" w:author="Weekend Nguyen" w:date="2017-09-13T20:32:00Z"/>
                <w:rFonts w:ascii="Times New Roman" w:hAnsi="Times New Roman"/>
                <w:i w:val="0"/>
                <w:color w:val="auto"/>
                <w:sz w:val="26"/>
                <w:szCs w:val="26"/>
                <w:rPrChange w:id="1847" w:author="Weekend Nguyen" w:date="2017-09-13T20:59:00Z">
                  <w:rPr>
                    <w:ins w:id="1848" w:author="Weekend Nguyen" w:date="2017-09-13T20:32:00Z"/>
                    <w:rFonts w:ascii="Times New Roman" w:hAnsi="Times New Roman"/>
                    <w:sz w:val="26"/>
                    <w:szCs w:val="26"/>
                  </w:rPr>
                </w:rPrChange>
              </w:rPr>
            </w:pPr>
            <w:ins w:id="1849" w:author="Weekend Nguyen" w:date="2017-09-13T20:32:00Z">
              <w:r w:rsidRPr="00605987">
                <w:rPr>
                  <w:rFonts w:ascii="Times New Roman" w:hAnsi="Times New Roman"/>
                  <w:i w:val="0"/>
                  <w:color w:val="auto"/>
                  <w:sz w:val="26"/>
                  <w:szCs w:val="26"/>
                  <w:rPrChange w:id="1850" w:author="Weekend Nguyen" w:date="2017-09-13T20:59:00Z">
                    <w:rPr>
                      <w:rFonts w:ascii="Times New Roman" w:hAnsi="Times New Roman"/>
                      <w:sz w:val="26"/>
                      <w:szCs w:val="26"/>
                    </w:rPr>
                  </w:rPrChange>
                </w:rPr>
                <w:t>Nhân viên bán thuốc.</w:t>
              </w:r>
              <w:r w:rsidRPr="00605987">
                <w:rPr>
                  <w:rFonts w:ascii="Times New Roman" w:hAnsi="Times New Roman"/>
                  <w:i w:val="0"/>
                  <w:color w:val="auto"/>
                  <w:sz w:val="26"/>
                  <w:szCs w:val="26"/>
                  <w:rPrChange w:id="1851" w:author="Weekend Nguyen" w:date="2017-09-13T20:59:00Z">
                    <w:rPr>
                      <w:rFonts w:ascii="Times New Roman" w:hAnsi="Times New Roman"/>
                      <w:sz w:val="26"/>
                      <w:szCs w:val="26"/>
                    </w:rPr>
                  </w:rPrChange>
                </w:rPr>
                <w:tab/>
              </w:r>
            </w:ins>
          </w:p>
        </w:tc>
      </w:tr>
      <w:tr w:rsidR="007B2A1A" w:rsidRPr="005103C6" w:rsidTr="00E16E77">
        <w:trPr>
          <w:jc w:val="center"/>
          <w:ins w:id="1852" w:author="Weekend Nguyen" w:date="2017-09-13T20:32:00Z"/>
        </w:trPr>
        <w:tc>
          <w:tcPr>
            <w:tcW w:w="1265" w:type="pct"/>
          </w:tcPr>
          <w:p w:rsidR="007B2A1A" w:rsidRPr="005103C6" w:rsidRDefault="007B2A1A" w:rsidP="00E16E77">
            <w:pPr>
              <w:pStyle w:val="TableHeader"/>
              <w:spacing w:before="0"/>
              <w:rPr>
                <w:ins w:id="1853" w:author="Weekend Nguyen" w:date="2017-09-13T20:32:00Z"/>
                <w:rFonts w:ascii="Times New Roman" w:hAnsi="Times New Roman" w:cs="Times New Roman"/>
                <w:b w:val="0"/>
                <w:sz w:val="26"/>
                <w:szCs w:val="26"/>
              </w:rPr>
            </w:pPr>
            <w:ins w:id="1854"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605987" w:rsidRDefault="007B2A1A" w:rsidP="00E16E77">
            <w:pPr>
              <w:pStyle w:val="InfoBlue"/>
              <w:spacing w:before="0" w:line="240" w:lineRule="auto"/>
              <w:rPr>
                <w:ins w:id="1855" w:author="Weekend Nguyen" w:date="2017-09-13T20:32:00Z"/>
                <w:rFonts w:ascii="Times New Roman" w:hAnsi="Times New Roman"/>
                <w:i w:val="0"/>
                <w:color w:val="auto"/>
                <w:sz w:val="26"/>
                <w:szCs w:val="26"/>
                <w:rPrChange w:id="1856" w:author="Weekend Nguyen" w:date="2017-09-13T20:59:00Z">
                  <w:rPr>
                    <w:ins w:id="1857" w:author="Weekend Nguyen" w:date="2017-09-13T20:32:00Z"/>
                    <w:rFonts w:ascii="Times New Roman" w:hAnsi="Times New Roman"/>
                    <w:sz w:val="26"/>
                    <w:szCs w:val="26"/>
                  </w:rPr>
                </w:rPrChange>
              </w:rPr>
            </w:pPr>
            <w:ins w:id="1858" w:author="Weekend Nguyen" w:date="2017-09-13T20:32:00Z">
              <w:r w:rsidRPr="00605987">
                <w:rPr>
                  <w:rFonts w:ascii="Times New Roman" w:hAnsi="Times New Roman"/>
                  <w:i w:val="0"/>
                  <w:color w:val="auto"/>
                  <w:sz w:val="26"/>
                  <w:szCs w:val="26"/>
                  <w:rPrChange w:id="1859" w:author="Weekend Nguyen" w:date="2017-09-13T20:59:00Z">
                    <w:rPr>
                      <w:rFonts w:ascii="Times New Roman" w:hAnsi="Times New Roman"/>
                      <w:sz w:val="26"/>
                      <w:szCs w:val="26"/>
                    </w:rPr>
                  </w:rPrChange>
                </w:rPr>
                <w:t>Nhân viên đăng nhập vào hệ thống và thực hiện bán thuốc kê đơn/không kê đơn thành công.</w:t>
              </w:r>
            </w:ins>
          </w:p>
        </w:tc>
      </w:tr>
      <w:tr w:rsidR="007B2A1A" w:rsidRPr="005103C6" w:rsidTr="00E16E77">
        <w:trPr>
          <w:jc w:val="center"/>
          <w:ins w:id="1860" w:author="Weekend Nguyen" w:date="2017-09-13T20:32:00Z"/>
        </w:trPr>
        <w:tc>
          <w:tcPr>
            <w:tcW w:w="1265" w:type="pct"/>
          </w:tcPr>
          <w:p w:rsidR="007B2A1A" w:rsidRPr="005103C6" w:rsidRDefault="007B2A1A" w:rsidP="00E16E77">
            <w:pPr>
              <w:pStyle w:val="TableHeader"/>
              <w:spacing w:before="0"/>
              <w:rPr>
                <w:ins w:id="1861" w:author="Weekend Nguyen" w:date="2017-09-13T20:32:00Z"/>
                <w:rFonts w:ascii="Times New Roman" w:hAnsi="Times New Roman" w:cs="Times New Roman"/>
                <w:b w:val="0"/>
                <w:sz w:val="26"/>
                <w:szCs w:val="26"/>
              </w:rPr>
            </w:pPr>
            <w:ins w:id="1862"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605987" w:rsidRDefault="007B2A1A" w:rsidP="00E16E77">
            <w:pPr>
              <w:pStyle w:val="InfoBlue"/>
              <w:spacing w:before="0" w:line="240" w:lineRule="auto"/>
              <w:rPr>
                <w:ins w:id="1863" w:author="Weekend Nguyen" w:date="2017-09-13T20:32:00Z"/>
                <w:rFonts w:ascii="Times New Roman" w:hAnsi="Times New Roman"/>
                <w:i w:val="0"/>
                <w:color w:val="auto"/>
                <w:sz w:val="26"/>
                <w:szCs w:val="26"/>
                <w:rPrChange w:id="1864" w:author="Weekend Nguyen" w:date="2017-09-13T20:59:00Z">
                  <w:rPr>
                    <w:ins w:id="1865" w:author="Weekend Nguyen" w:date="2017-09-13T20:32:00Z"/>
                    <w:rFonts w:ascii="Times New Roman" w:hAnsi="Times New Roman"/>
                    <w:sz w:val="26"/>
                    <w:szCs w:val="26"/>
                  </w:rPr>
                </w:rPrChange>
              </w:rPr>
            </w:pPr>
            <w:ins w:id="1866" w:author="Weekend Nguyen" w:date="2017-09-13T20:32:00Z">
              <w:r w:rsidRPr="00605987">
                <w:rPr>
                  <w:rFonts w:ascii="Times New Roman" w:hAnsi="Times New Roman"/>
                  <w:i w:val="0"/>
                  <w:color w:val="auto"/>
                  <w:sz w:val="26"/>
                  <w:szCs w:val="26"/>
                  <w:rPrChange w:id="1867" w:author="Weekend Nguyen" w:date="2017-09-13T20:59:00Z">
                    <w:rPr>
                      <w:rFonts w:ascii="Times New Roman" w:hAnsi="Times New Roman"/>
                      <w:sz w:val="26"/>
                      <w:szCs w:val="26"/>
                    </w:rPr>
                  </w:rPrChange>
                </w:rPr>
                <w:t>In hoá đơn thành công có mã hoá đơn và thuốc khách hàng mua.</w:t>
              </w:r>
            </w:ins>
          </w:p>
        </w:tc>
      </w:tr>
      <w:tr w:rsidR="007B2A1A" w:rsidRPr="005103C6" w:rsidTr="00E16E77">
        <w:trPr>
          <w:jc w:val="center"/>
          <w:ins w:id="1868" w:author="Weekend Nguyen" w:date="2017-09-13T20:32:00Z"/>
        </w:trPr>
        <w:tc>
          <w:tcPr>
            <w:tcW w:w="1265" w:type="pct"/>
          </w:tcPr>
          <w:p w:rsidR="007B2A1A" w:rsidRPr="005103C6" w:rsidRDefault="007B2A1A" w:rsidP="00E16E77">
            <w:pPr>
              <w:pStyle w:val="TableHeader"/>
              <w:spacing w:before="0"/>
              <w:rPr>
                <w:ins w:id="1869" w:author="Weekend Nguyen" w:date="2017-09-13T20:32:00Z"/>
                <w:rFonts w:ascii="Times New Roman" w:hAnsi="Times New Roman" w:cs="Times New Roman"/>
                <w:b w:val="0"/>
                <w:sz w:val="26"/>
                <w:szCs w:val="26"/>
              </w:rPr>
            </w:pPr>
            <w:ins w:id="1870"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605987" w:rsidRDefault="007B2A1A" w:rsidP="00E16E77">
            <w:pPr>
              <w:pStyle w:val="InfoBlue"/>
              <w:spacing w:before="0" w:line="240" w:lineRule="auto"/>
              <w:rPr>
                <w:ins w:id="1871" w:author="Weekend Nguyen" w:date="2017-09-13T20:32:00Z"/>
                <w:rFonts w:ascii="Times New Roman" w:hAnsi="Times New Roman"/>
                <w:i w:val="0"/>
                <w:color w:val="auto"/>
                <w:sz w:val="26"/>
                <w:szCs w:val="26"/>
                <w:rPrChange w:id="1872" w:author="Weekend Nguyen" w:date="2017-09-13T20:59:00Z">
                  <w:rPr>
                    <w:ins w:id="1873" w:author="Weekend Nguyen" w:date="2017-09-13T20:32:00Z"/>
                    <w:rFonts w:ascii="Times New Roman" w:hAnsi="Times New Roman"/>
                    <w:sz w:val="26"/>
                    <w:szCs w:val="26"/>
                  </w:rPr>
                </w:rPrChange>
              </w:rPr>
            </w:pPr>
            <w:ins w:id="1874" w:author="Weekend Nguyen" w:date="2017-09-13T20:32:00Z">
              <w:r w:rsidRPr="00605987">
                <w:rPr>
                  <w:rFonts w:ascii="Times New Roman" w:hAnsi="Times New Roman"/>
                  <w:i w:val="0"/>
                  <w:color w:val="auto"/>
                  <w:sz w:val="26"/>
                  <w:szCs w:val="26"/>
                  <w:rPrChange w:id="1875" w:author="Weekend Nguyen" w:date="2017-09-13T20:59:00Z">
                    <w:rPr>
                      <w:rFonts w:ascii="Times New Roman" w:hAnsi="Times New Roman"/>
                      <w:sz w:val="26"/>
                      <w:szCs w:val="26"/>
                    </w:rPr>
                  </w:rPrChange>
                </w:rPr>
                <w:t>1.Hệ thống hiển thị chức năng bán thuốc kê đơn/không kê đơn</w:t>
              </w:r>
            </w:ins>
          </w:p>
          <w:p w:rsidR="007B2A1A" w:rsidRPr="00605987" w:rsidRDefault="007B2A1A" w:rsidP="00E16E77">
            <w:pPr>
              <w:pStyle w:val="InfoBlue"/>
              <w:spacing w:before="0" w:line="240" w:lineRule="auto"/>
              <w:rPr>
                <w:ins w:id="1876" w:author="Weekend Nguyen" w:date="2017-09-13T20:32:00Z"/>
                <w:rFonts w:ascii="Times New Roman" w:hAnsi="Times New Roman"/>
                <w:i w:val="0"/>
                <w:color w:val="auto"/>
                <w:sz w:val="26"/>
                <w:szCs w:val="26"/>
                <w:rPrChange w:id="1877" w:author="Weekend Nguyen" w:date="2017-09-13T20:59:00Z">
                  <w:rPr>
                    <w:ins w:id="1878" w:author="Weekend Nguyen" w:date="2017-09-13T20:32:00Z"/>
                    <w:rFonts w:ascii="Times New Roman" w:hAnsi="Times New Roman"/>
                    <w:sz w:val="26"/>
                    <w:szCs w:val="26"/>
                  </w:rPr>
                </w:rPrChange>
              </w:rPr>
            </w:pPr>
            <w:ins w:id="1879" w:author="Weekend Nguyen" w:date="2017-09-13T20:32:00Z">
              <w:r w:rsidRPr="00605987">
                <w:rPr>
                  <w:rFonts w:ascii="Times New Roman" w:hAnsi="Times New Roman"/>
                  <w:i w:val="0"/>
                  <w:color w:val="auto"/>
                  <w:sz w:val="26"/>
                  <w:szCs w:val="26"/>
                  <w:rPrChange w:id="1880" w:author="Weekend Nguyen" w:date="2017-09-13T20:59:00Z">
                    <w:rPr>
                      <w:rFonts w:ascii="Times New Roman" w:hAnsi="Times New Roman"/>
                      <w:sz w:val="26"/>
                      <w:szCs w:val="26"/>
                    </w:rPr>
                  </w:rPrChange>
                </w:rPr>
                <w:t>2.Nhân viên chọn chức năng và nhập thuốc khách hàng mua</w:t>
              </w:r>
            </w:ins>
          </w:p>
          <w:p w:rsidR="007B2A1A" w:rsidRPr="00605987" w:rsidRDefault="007B2A1A" w:rsidP="00E16E77">
            <w:pPr>
              <w:pStyle w:val="InfoBlue"/>
              <w:spacing w:before="0" w:line="240" w:lineRule="auto"/>
              <w:rPr>
                <w:ins w:id="1881" w:author="Weekend Nguyen" w:date="2017-09-13T20:32:00Z"/>
                <w:rFonts w:ascii="Times New Roman" w:hAnsi="Times New Roman"/>
                <w:i w:val="0"/>
                <w:color w:val="auto"/>
                <w:sz w:val="26"/>
                <w:szCs w:val="26"/>
                <w:rPrChange w:id="1882" w:author="Weekend Nguyen" w:date="2017-09-13T20:59:00Z">
                  <w:rPr>
                    <w:ins w:id="1883" w:author="Weekend Nguyen" w:date="2017-09-13T20:32:00Z"/>
                    <w:rFonts w:ascii="Times New Roman" w:hAnsi="Times New Roman"/>
                    <w:sz w:val="26"/>
                    <w:szCs w:val="26"/>
                  </w:rPr>
                </w:rPrChange>
              </w:rPr>
            </w:pPr>
            <w:ins w:id="1884" w:author="Weekend Nguyen" w:date="2017-09-13T20:32:00Z">
              <w:r w:rsidRPr="00605987">
                <w:rPr>
                  <w:rFonts w:ascii="Times New Roman" w:hAnsi="Times New Roman"/>
                  <w:i w:val="0"/>
                  <w:color w:val="auto"/>
                  <w:sz w:val="26"/>
                  <w:szCs w:val="26"/>
                  <w:rPrChange w:id="1885" w:author="Weekend Nguyen" w:date="2017-09-13T20:59:00Z">
                    <w:rPr>
                      <w:rFonts w:ascii="Times New Roman" w:hAnsi="Times New Roman"/>
                      <w:sz w:val="26"/>
                      <w:szCs w:val="26"/>
                    </w:rPr>
                  </w:rPrChange>
                </w:rPr>
                <w:t>3.Hệ thống lưu trữ thông tin bán thuốc và hiển thị giao diện in hoá đơn</w:t>
              </w:r>
            </w:ins>
          </w:p>
          <w:p w:rsidR="007B2A1A" w:rsidRPr="00605987" w:rsidRDefault="007B2A1A" w:rsidP="00E16E77">
            <w:pPr>
              <w:pStyle w:val="InfoBlue"/>
              <w:spacing w:before="0" w:line="240" w:lineRule="auto"/>
              <w:rPr>
                <w:ins w:id="1886" w:author="Weekend Nguyen" w:date="2017-09-13T20:32:00Z"/>
                <w:rFonts w:ascii="Times New Roman" w:hAnsi="Times New Roman"/>
                <w:i w:val="0"/>
                <w:color w:val="auto"/>
                <w:sz w:val="26"/>
                <w:szCs w:val="26"/>
                <w:rPrChange w:id="1887" w:author="Weekend Nguyen" w:date="2017-09-13T20:59:00Z">
                  <w:rPr>
                    <w:ins w:id="1888" w:author="Weekend Nguyen" w:date="2017-09-13T20:32:00Z"/>
                    <w:rFonts w:ascii="Times New Roman" w:hAnsi="Times New Roman"/>
                    <w:sz w:val="26"/>
                    <w:szCs w:val="26"/>
                  </w:rPr>
                </w:rPrChange>
              </w:rPr>
            </w:pPr>
            <w:ins w:id="1889" w:author="Weekend Nguyen" w:date="2017-09-13T20:32:00Z">
              <w:r w:rsidRPr="00605987">
                <w:rPr>
                  <w:rFonts w:ascii="Times New Roman" w:hAnsi="Times New Roman"/>
                  <w:i w:val="0"/>
                  <w:color w:val="auto"/>
                  <w:sz w:val="26"/>
                  <w:szCs w:val="26"/>
                  <w:rPrChange w:id="1890" w:author="Weekend Nguyen" w:date="2017-09-13T20:59:00Z">
                    <w:rPr>
                      <w:rFonts w:ascii="Times New Roman" w:hAnsi="Times New Roman"/>
                      <w:sz w:val="26"/>
                      <w:szCs w:val="26"/>
                    </w:rPr>
                  </w:rPrChange>
                </w:rPr>
                <w:t>4.Nhân viên chọn in hoá đơn.</w:t>
              </w:r>
            </w:ins>
          </w:p>
          <w:p w:rsidR="007B2A1A" w:rsidRPr="00605987" w:rsidRDefault="007B2A1A" w:rsidP="00E16E77">
            <w:pPr>
              <w:pStyle w:val="InfoBlue"/>
              <w:spacing w:before="0" w:line="240" w:lineRule="auto"/>
              <w:rPr>
                <w:ins w:id="1891" w:author="Weekend Nguyen" w:date="2017-09-13T20:32:00Z"/>
                <w:rFonts w:ascii="Times New Roman" w:hAnsi="Times New Roman"/>
                <w:i w:val="0"/>
                <w:color w:val="auto"/>
                <w:sz w:val="26"/>
                <w:szCs w:val="26"/>
                <w:rPrChange w:id="1892" w:author="Weekend Nguyen" w:date="2017-09-13T20:59:00Z">
                  <w:rPr>
                    <w:ins w:id="1893" w:author="Weekend Nguyen" w:date="2017-09-13T20:32:00Z"/>
                    <w:rFonts w:ascii="Times New Roman" w:hAnsi="Times New Roman"/>
                    <w:sz w:val="26"/>
                    <w:szCs w:val="26"/>
                  </w:rPr>
                </w:rPrChange>
              </w:rPr>
            </w:pPr>
            <w:ins w:id="1894" w:author="Weekend Nguyen" w:date="2017-09-13T20:32:00Z">
              <w:r w:rsidRPr="00605987">
                <w:rPr>
                  <w:rFonts w:ascii="Times New Roman" w:hAnsi="Times New Roman"/>
                  <w:i w:val="0"/>
                  <w:color w:val="auto"/>
                  <w:sz w:val="26"/>
                  <w:szCs w:val="26"/>
                  <w:rPrChange w:id="1895" w:author="Weekend Nguyen" w:date="2017-09-13T20:59:00Z">
                    <w:rPr>
                      <w:rFonts w:ascii="Times New Roman" w:hAnsi="Times New Roman"/>
                      <w:sz w:val="26"/>
                      <w:szCs w:val="26"/>
                    </w:rPr>
                  </w:rPrChange>
                </w:rPr>
                <w:t>5.Hệ thống tiến hành in hoá đơn cho nhân viên bao gồm mã hoá đơn thuốc của khách hàng mua,tổng tiền cần thanh toán.</w:t>
              </w:r>
            </w:ins>
          </w:p>
        </w:tc>
      </w:tr>
      <w:tr w:rsidR="007B2A1A" w:rsidRPr="005103C6" w:rsidTr="00E16E77">
        <w:trPr>
          <w:jc w:val="center"/>
          <w:ins w:id="1896" w:author="Weekend Nguyen" w:date="2017-09-13T20:32:00Z"/>
        </w:trPr>
        <w:tc>
          <w:tcPr>
            <w:tcW w:w="1265" w:type="pct"/>
          </w:tcPr>
          <w:p w:rsidR="007B2A1A" w:rsidRPr="005103C6" w:rsidRDefault="007B2A1A" w:rsidP="00E16E77">
            <w:pPr>
              <w:pStyle w:val="TableHeader"/>
              <w:spacing w:before="0"/>
              <w:rPr>
                <w:ins w:id="1897" w:author="Weekend Nguyen" w:date="2017-09-13T20:32:00Z"/>
                <w:rFonts w:ascii="Times New Roman" w:hAnsi="Times New Roman" w:cs="Times New Roman"/>
                <w:b w:val="0"/>
                <w:sz w:val="26"/>
                <w:szCs w:val="26"/>
              </w:rPr>
            </w:pPr>
            <w:ins w:id="1898"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605987" w:rsidRDefault="00CB0A5E" w:rsidP="00E16E77">
            <w:pPr>
              <w:pStyle w:val="InfoBlue"/>
              <w:spacing w:before="0" w:line="240" w:lineRule="auto"/>
              <w:rPr>
                <w:ins w:id="1899" w:author="Weekend Nguyen" w:date="2017-09-13T20:32:00Z"/>
                <w:rFonts w:ascii="Times New Roman" w:hAnsi="Times New Roman"/>
                <w:i w:val="0"/>
                <w:color w:val="auto"/>
                <w:sz w:val="26"/>
                <w:szCs w:val="26"/>
                <w:rPrChange w:id="1900" w:author="Weekend Nguyen" w:date="2017-09-13T20:59:00Z">
                  <w:rPr>
                    <w:ins w:id="1901" w:author="Weekend Nguyen" w:date="2017-09-13T20:32:00Z"/>
                    <w:rFonts w:ascii="Times New Roman" w:hAnsi="Times New Roman"/>
                    <w:sz w:val="26"/>
                    <w:szCs w:val="26"/>
                  </w:rPr>
                </w:rPrChange>
              </w:rPr>
            </w:pPr>
            <w:ins w:id="1902" w:author="Weekend Nguyen" w:date="2017-09-13T20:32:00Z">
              <w:r>
                <w:rPr>
                  <w:rFonts w:ascii="Times New Roman" w:hAnsi="Times New Roman"/>
                  <w:i w:val="0"/>
                  <w:color w:val="auto"/>
                  <w:sz w:val="26"/>
                  <w:szCs w:val="26"/>
                  <w:rPrChange w:id="1903" w:author="Weekend Nguyen" w:date="2017-09-13T20:59:00Z">
                    <w:rPr>
                      <w:rFonts w:ascii="Times New Roman" w:hAnsi="Times New Roman"/>
                      <w:i w:val="0"/>
                      <w:color w:val="auto"/>
                      <w:sz w:val="26"/>
                      <w:szCs w:val="26"/>
                    </w:rPr>
                  </w:rPrChange>
                </w:rPr>
                <w:t>Luồng sự kiện 1</w:t>
              </w:r>
              <w:r w:rsidR="007B2A1A" w:rsidRPr="00605987">
                <w:rPr>
                  <w:rFonts w:ascii="Times New Roman" w:hAnsi="Times New Roman"/>
                  <w:i w:val="0"/>
                  <w:color w:val="auto"/>
                  <w:sz w:val="26"/>
                  <w:szCs w:val="26"/>
                  <w:rPrChange w:id="1904" w:author="Weekend Nguyen" w:date="2017-09-13T20:59:00Z">
                    <w:rPr>
                      <w:rFonts w:ascii="Times New Roman" w:hAnsi="Times New Roman"/>
                      <w:sz w:val="26"/>
                      <w:szCs w:val="26"/>
                    </w:rPr>
                  </w:rPrChange>
                </w:rPr>
                <w:t>:</w:t>
              </w:r>
            </w:ins>
          </w:p>
          <w:p w:rsidR="007B2A1A" w:rsidRPr="00605987" w:rsidRDefault="007B2A1A" w:rsidP="00E16E77">
            <w:pPr>
              <w:pStyle w:val="InfoBlue"/>
              <w:spacing w:before="0" w:line="240" w:lineRule="auto"/>
              <w:rPr>
                <w:ins w:id="1905" w:author="Weekend Nguyen" w:date="2017-09-13T20:32:00Z"/>
                <w:rFonts w:ascii="Times New Roman" w:hAnsi="Times New Roman"/>
                <w:i w:val="0"/>
                <w:color w:val="auto"/>
                <w:sz w:val="26"/>
                <w:szCs w:val="26"/>
                <w:rPrChange w:id="1906" w:author="Weekend Nguyen" w:date="2017-09-13T20:59:00Z">
                  <w:rPr>
                    <w:ins w:id="1907" w:author="Weekend Nguyen" w:date="2017-09-13T20:32:00Z"/>
                    <w:rFonts w:ascii="Times New Roman" w:hAnsi="Times New Roman"/>
                    <w:sz w:val="26"/>
                    <w:szCs w:val="26"/>
                  </w:rPr>
                </w:rPrChange>
              </w:rPr>
            </w:pPr>
            <w:ins w:id="1908" w:author="Weekend Nguyen" w:date="2017-09-13T20:32:00Z">
              <w:r w:rsidRPr="00605987">
                <w:rPr>
                  <w:rFonts w:ascii="Times New Roman" w:hAnsi="Times New Roman"/>
                  <w:i w:val="0"/>
                  <w:color w:val="auto"/>
                  <w:sz w:val="26"/>
                  <w:szCs w:val="26"/>
                  <w:rPrChange w:id="1909" w:author="Weekend Nguyen" w:date="2017-09-13T20:59:00Z">
                    <w:rPr>
                      <w:rFonts w:ascii="Times New Roman" w:hAnsi="Times New Roman"/>
                      <w:sz w:val="26"/>
                      <w:szCs w:val="26"/>
                    </w:rPr>
                  </w:rPrChange>
                </w:rPr>
                <w:t>2.1 Nhân viên huỷ những thuốc vừa nhập (do khách hàng không mua)</w:t>
              </w:r>
            </w:ins>
          </w:p>
          <w:p w:rsidR="007B2A1A" w:rsidRPr="00605987" w:rsidRDefault="007B2A1A" w:rsidP="00E16E77">
            <w:pPr>
              <w:pStyle w:val="InfoBlue"/>
              <w:spacing w:before="0" w:line="240" w:lineRule="auto"/>
              <w:rPr>
                <w:ins w:id="1910" w:author="Weekend Nguyen" w:date="2017-09-13T20:32:00Z"/>
                <w:rFonts w:ascii="Times New Roman" w:hAnsi="Times New Roman"/>
                <w:i w:val="0"/>
                <w:color w:val="auto"/>
                <w:sz w:val="26"/>
                <w:szCs w:val="26"/>
                <w:rPrChange w:id="1911" w:author="Weekend Nguyen" w:date="2017-09-13T20:59:00Z">
                  <w:rPr>
                    <w:ins w:id="1912" w:author="Weekend Nguyen" w:date="2017-09-13T20:32:00Z"/>
                    <w:rFonts w:ascii="Times New Roman" w:hAnsi="Times New Roman"/>
                    <w:sz w:val="26"/>
                    <w:szCs w:val="26"/>
                  </w:rPr>
                </w:rPrChange>
              </w:rPr>
            </w:pPr>
            <w:ins w:id="1913" w:author="Weekend Nguyen" w:date="2017-09-13T20:32:00Z">
              <w:r w:rsidRPr="00605987">
                <w:rPr>
                  <w:rFonts w:ascii="Times New Roman" w:hAnsi="Times New Roman"/>
                  <w:i w:val="0"/>
                  <w:color w:val="auto"/>
                  <w:sz w:val="26"/>
                  <w:szCs w:val="26"/>
                  <w:rPrChange w:id="1914" w:author="Weekend Nguyen" w:date="2017-09-13T20:59:00Z">
                    <w:rPr>
                      <w:rFonts w:ascii="Times New Roman" w:hAnsi="Times New Roman"/>
                      <w:sz w:val="26"/>
                      <w:szCs w:val="26"/>
                    </w:rPr>
                  </w:rPrChange>
                </w:rPr>
                <w:t>3.1 Hệ thống hiển thị chức năng bán thuốc và yêu cầu nhân viên chọn chức năng.</w:t>
              </w:r>
            </w:ins>
          </w:p>
        </w:tc>
      </w:tr>
    </w:tbl>
    <w:p w:rsidR="007B2A1A" w:rsidRPr="005103C6" w:rsidRDefault="007B2A1A" w:rsidP="007B2A1A">
      <w:pPr>
        <w:spacing w:after="120" w:line="240" w:lineRule="auto"/>
        <w:rPr>
          <w:ins w:id="1915"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1916" w:author="Weekend Nguyen" w:date="2017-09-13T20:32:00Z"/>
          <w:rFonts w:ascii="Times New Roman" w:hAnsi="Times New Roman"/>
          <w:sz w:val="26"/>
          <w:szCs w:val="26"/>
        </w:rPr>
      </w:pPr>
      <w:ins w:id="1917" w:author="Weekend Nguyen" w:date="2017-09-13T20:32:00Z">
        <w:r w:rsidRPr="005103C6">
          <w:rPr>
            <w:rFonts w:ascii="Times New Roman" w:hAnsi="Times New Roman"/>
            <w:sz w:val="26"/>
            <w:szCs w:val="26"/>
          </w:rPr>
          <w:lastRenderedPageBreak/>
          <w:t>Biểu đồ</w:t>
        </w:r>
      </w:ins>
    </w:p>
    <w:p w:rsidR="0087139B" w:rsidRDefault="005A7725" w:rsidP="007B2A1A">
      <w:pPr>
        <w:rPr>
          <w:ins w:id="1918" w:author="Weekend Nguyen" w:date="2017-09-13T21:10:00Z"/>
          <w:rFonts w:ascii="Times New Roman" w:hAnsi="Times New Roman"/>
          <w:b/>
          <w:sz w:val="26"/>
          <w:szCs w:val="26"/>
        </w:rPr>
      </w:pPr>
      <w:ins w:id="1919" w:author="Weekend Nguyen" w:date="2017-09-13T21:10:00Z">
        <w:r>
          <w:rPr>
            <w:noProof/>
          </w:rPr>
          <w:drawing>
            <wp:inline distT="0" distB="0" distL="0" distR="0" wp14:anchorId="19BE6771" wp14:editId="7EB6B190">
              <wp:extent cx="5800725" cy="4048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4048125"/>
                      </a:xfrm>
                      <a:prstGeom prst="rect">
                        <a:avLst/>
                      </a:prstGeom>
                    </pic:spPr>
                  </pic:pic>
                </a:graphicData>
              </a:graphic>
            </wp:inline>
          </w:drawing>
        </w:r>
      </w:ins>
    </w:p>
    <w:p w:rsidR="007B2A1A" w:rsidRDefault="007B2A1A" w:rsidP="007B2A1A">
      <w:pPr>
        <w:rPr>
          <w:ins w:id="1920" w:author="Weekend Nguyen" w:date="2017-09-13T20:32:00Z"/>
          <w:rFonts w:ascii="Times New Roman" w:eastAsia="Times New Roman" w:hAnsi="Times New Roman" w:cs="Times New Roman"/>
          <w:b/>
          <w:sz w:val="26"/>
          <w:szCs w:val="26"/>
        </w:rPr>
      </w:pPr>
      <w:ins w:id="1921" w:author="Weekend Nguyen" w:date="2017-09-13T20:32:00Z">
        <w:r>
          <w:rPr>
            <w:rFonts w:ascii="Times New Roman" w:hAnsi="Times New Roman"/>
            <w:b/>
            <w:sz w:val="26"/>
            <w:szCs w:val="26"/>
          </w:rPr>
          <w:br w:type="page"/>
        </w:r>
      </w:ins>
    </w:p>
    <w:p w:rsidR="007B2A1A" w:rsidRPr="005103C6" w:rsidRDefault="00DB3073" w:rsidP="007B2A1A">
      <w:pPr>
        <w:pStyle w:val="Heading2"/>
        <w:spacing w:before="0" w:line="240" w:lineRule="auto"/>
        <w:ind w:left="600" w:hanging="600"/>
        <w:rPr>
          <w:ins w:id="1922" w:author="Weekend Nguyen" w:date="2017-09-13T20:32:00Z"/>
          <w:rFonts w:ascii="Times New Roman" w:hAnsi="Times New Roman"/>
          <w:sz w:val="26"/>
          <w:szCs w:val="26"/>
        </w:rPr>
      </w:pPr>
      <w:ins w:id="1923" w:author="Weekend Nguyen" w:date="2017-09-13T20:32:00Z">
        <w:r>
          <w:rPr>
            <w:rFonts w:ascii="Times New Roman" w:hAnsi="Times New Roman"/>
            <w:sz w:val="26"/>
            <w:szCs w:val="26"/>
          </w:rPr>
          <w:lastRenderedPageBreak/>
          <w:t>UC010</w:t>
        </w:r>
        <w:r w:rsidR="007B2A1A">
          <w:rPr>
            <w:rFonts w:ascii="Times New Roman" w:hAnsi="Times New Roman"/>
            <w:sz w:val="26"/>
            <w:szCs w:val="26"/>
          </w:rPr>
          <w:t>_Thống kê doanh thu</w:t>
        </w:r>
        <w:r w:rsidR="007B2A1A" w:rsidRPr="005103C6">
          <w:rPr>
            <w:rFonts w:ascii="Times New Roman" w:hAnsi="Times New Roman"/>
            <w:sz w:val="26"/>
            <w:szCs w:val="26"/>
          </w:rPr>
          <w:t xml:space="preserve"> </w:t>
        </w:r>
      </w:ins>
    </w:p>
    <w:p w:rsidR="007B2A1A" w:rsidRPr="005103C6" w:rsidRDefault="00DB3073" w:rsidP="007B2A1A">
      <w:pPr>
        <w:pStyle w:val="Heading3"/>
        <w:spacing w:before="0" w:line="240" w:lineRule="auto"/>
        <w:rPr>
          <w:ins w:id="1924" w:author="Weekend Nguyen" w:date="2017-09-13T20:32:00Z"/>
          <w:rFonts w:ascii="Times New Roman" w:hAnsi="Times New Roman"/>
          <w:sz w:val="26"/>
          <w:szCs w:val="26"/>
        </w:rPr>
      </w:pPr>
      <w:ins w:id="1925" w:author="Weekend Nguyen" w:date="2017-09-13T20:32:00Z">
        <w:r>
          <w:rPr>
            <w:rFonts w:ascii="Times New Roman" w:hAnsi="Times New Roman"/>
            <w:sz w:val="26"/>
            <w:szCs w:val="26"/>
          </w:rPr>
          <w:t>Mô tả use case UC010</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jc w:val="center"/>
          <w:ins w:id="1926" w:author="Weekend Nguyen" w:date="2017-09-13T20:32:00Z"/>
        </w:trPr>
        <w:tc>
          <w:tcPr>
            <w:tcW w:w="5000" w:type="pct"/>
            <w:gridSpan w:val="2"/>
          </w:tcPr>
          <w:p w:rsidR="007B2A1A" w:rsidRPr="005103C6" w:rsidRDefault="007B2A1A" w:rsidP="00E16E77">
            <w:pPr>
              <w:spacing w:after="120"/>
              <w:rPr>
                <w:ins w:id="1927" w:author="Weekend Nguyen" w:date="2017-09-13T20:32:00Z"/>
                <w:rFonts w:ascii="Times New Roman" w:hAnsi="Times New Roman" w:cs="Times New Roman"/>
                <w:b/>
                <w:sz w:val="26"/>
                <w:szCs w:val="26"/>
              </w:rPr>
            </w:pPr>
            <w:ins w:id="1928" w:author="Weekend Nguyen" w:date="2017-09-13T20:32:00Z">
              <w:r w:rsidRPr="005103C6">
                <w:rPr>
                  <w:rFonts w:ascii="Times New Roman" w:hAnsi="Times New Roman" w:cs="Times New Roman"/>
                  <w:b/>
                  <w:sz w:val="26"/>
                  <w:szCs w:val="26"/>
                </w:rPr>
                <w:t xml:space="preserve">Use case: </w:t>
              </w:r>
              <w:r w:rsidRPr="005000A5">
                <w:rPr>
                  <w:rFonts w:ascii="Times New Roman" w:hAnsi="Times New Roman" w:cs="Times New Roman"/>
                  <w:b/>
                  <w:sz w:val="26"/>
                  <w:szCs w:val="26"/>
                  <w:rPrChange w:id="1929" w:author="Weekend Nguyen" w:date="2017-09-13T20:59:00Z">
                    <w:rPr>
                      <w:rFonts w:ascii="Times New Roman" w:hAnsi="Times New Roman" w:cs="Times New Roman"/>
                      <w:i/>
                      <w:color w:val="0000FF"/>
                      <w:sz w:val="26"/>
                      <w:szCs w:val="26"/>
                    </w:rPr>
                  </w:rPrChange>
                </w:rPr>
                <w:t>UC009_Thống kê doanh thu</w:t>
              </w:r>
            </w:ins>
          </w:p>
        </w:tc>
      </w:tr>
      <w:tr w:rsidR="007B2A1A" w:rsidRPr="005103C6" w:rsidTr="00E16E77">
        <w:trPr>
          <w:jc w:val="center"/>
          <w:ins w:id="1930" w:author="Weekend Nguyen" w:date="2017-09-13T20:32:00Z"/>
        </w:trPr>
        <w:tc>
          <w:tcPr>
            <w:tcW w:w="1265" w:type="pct"/>
          </w:tcPr>
          <w:p w:rsidR="007B2A1A" w:rsidRPr="005103C6" w:rsidRDefault="007B2A1A" w:rsidP="00E16E77">
            <w:pPr>
              <w:pStyle w:val="TableHeader"/>
              <w:spacing w:before="0"/>
              <w:rPr>
                <w:ins w:id="1931" w:author="Weekend Nguyen" w:date="2017-09-13T20:32:00Z"/>
                <w:rFonts w:ascii="Times New Roman" w:hAnsi="Times New Roman" w:cs="Times New Roman"/>
                <w:b w:val="0"/>
                <w:sz w:val="26"/>
                <w:szCs w:val="26"/>
              </w:rPr>
            </w:pPr>
            <w:ins w:id="1932" w:author="Weekend Nguyen" w:date="2017-09-13T20:32:00Z">
              <w:r w:rsidRPr="005103C6">
                <w:rPr>
                  <w:rFonts w:ascii="Times New Roman" w:hAnsi="Times New Roman" w:cs="Times New Roman"/>
                  <w:b w:val="0"/>
                  <w:sz w:val="26"/>
                  <w:szCs w:val="26"/>
                </w:rPr>
                <w:t>Mục đích:</w:t>
              </w:r>
            </w:ins>
          </w:p>
        </w:tc>
        <w:tc>
          <w:tcPr>
            <w:tcW w:w="3735" w:type="pct"/>
          </w:tcPr>
          <w:p w:rsidR="007B2A1A" w:rsidRPr="005000A5" w:rsidRDefault="007B2A1A" w:rsidP="00E16E77">
            <w:pPr>
              <w:pStyle w:val="InfoBlue"/>
              <w:spacing w:before="0" w:line="240" w:lineRule="auto"/>
              <w:rPr>
                <w:ins w:id="1933" w:author="Weekend Nguyen" w:date="2017-09-13T20:32:00Z"/>
                <w:rFonts w:ascii="Times New Roman" w:hAnsi="Times New Roman"/>
                <w:i w:val="0"/>
                <w:color w:val="auto"/>
                <w:sz w:val="26"/>
                <w:szCs w:val="26"/>
                <w:rPrChange w:id="1934" w:author="Weekend Nguyen" w:date="2017-09-13T20:59:00Z">
                  <w:rPr>
                    <w:ins w:id="1935" w:author="Weekend Nguyen" w:date="2017-09-13T20:32:00Z"/>
                    <w:rFonts w:ascii="Times New Roman" w:hAnsi="Times New Roman"/>
                    <w:sz w:val="26"/>
                    <w:szCs w:val="26"/>
                  </w:rPr>
                </w:rPrChange>
              </w:rPr>
            </w:pPr>
            <w:ins w:id="1936" w:author="Weekend Nguyen" w:date="2017-09-13T20:32:00Z">
              <w:r w:rsidRPr="005000A5">
                <w:rPr>
                  <w:rFonts w:ascii="Times New Roman" w:hAnsi="Times New Roman"/>
                  <w:i w:val="0"/>
                  <w:color w:val="auto"/>
                  <w:sz w:val="26"/>
                  <w:szCs w:val="26"/>
                  <w:rPrChange w:id="1937" w:author="Weekend Nguyen" w:date="2017-09-13T20:59:00Z">
                    <w:rPr>
                      <w:rFonts w:ascii="Times New Roman" w:hAnsi="Times New Roman"/>
                      <w:sz w:val="26"/>
                      <w:szCs w:val="26"/>
                    </w:rPr>
                  </w:rPrChange>
                </w:rPr>
                <w:t>Thống kê được tổng doanh thu sau mỗi tháng bán hàng.</w:t>
              </w:r>
            </w:ins>
          </w:p>
        </w:tc>
      </w:tr>
      <w:tr w:rsidR="007B2A1A" w:rsidRPr="005103C6" w:rsidTr="00E16E77">
        <w:trPr>
          <w:jc w:val="center"/>
          <w:ins w:id="1938" w:author="Weekend Nguyen" w:date="2017-09-13T20:32:00Z"/>
        </w:trPr>
        <w:tc>
          <w:tcPr>
            <w:tcW w:w="1265" w:type="pct"/>
          </w:tcPr>
          <w:p w:rsidR="007B2A1A" w:rsidRPr="005103C6" w:rsidRDefault="007B2A1A" w:rsidP="00E16E77">
            <w:pPr>
              <w:pStyle w:val="TableHeader"/>
              <w:spacing w:before="0"/>
              <w:rPr>
                <w:ins w:id="1939" w:author="Weekend Nguyen" w:date="2017-09-13T20:32:00Z"/>
                <w:rFonts w:ascii="Times New Roman" w:hAnsi="Times New Roman" w:cs="Times New Roman"/>
                <w:b w:val="0"/>
                <w:sz w:val="26"/>
                <w:szCs w:val="26"/>
              </w:rPr>
            </w:pPr>
            <w:ins w:id="1940" w:author="Weekend Nguyen" w:date="2017-09-13T20:32:00Z">
              <w:r w:rsidRPr="005103C6">
                <w:rPr>
                  <w:rFonts w:ascii="Times New Roman" w:hAnsi="Times New Roman" w:cs="Times New Roman"/>
                  <w:b w:val="0"/>
                  <w:sz w:val="26"/>
                  <w:szCs w:val="26"/>
                </w:rPr>
                <w:t>Mô tả:</w:t>
              </w:r>
            </w:ins>
          </w:p>
        </w:tc>
        <w:tc>
          <w:tcPr>
            <w:tcW w:w="3735" w:type="pct"/>
          </w:tcPr>
          <w:p w:rsidR="007B2A1A" w:rsidRPr="005000A5" w:rsidRDefault="007B2A1A" w:rsidP="00E16E77">
            <w:pPr>
              <w:pStyle w:val="InfoBlue"/>
              <w:spacing w:before="0" w:line="240" w:lineRule="auto"/>
              <w:rPr>
                <w:ins w:id="1941" w:author="Weekend Nguyen" w:date="2017-09-13T20:32:00Z"/>
                <w:rFonts w:ascii="Times New Roman" w:hAnsi="Times New Roman"/>
                <w:i w:val="0"/>
                <w:color w:val="auto"/>
                <w:sz w:val="26"/>
                <w:szCs w:val="26"/>
                <w:rPrChange w:id="1942" w:author="Weekend Nguyen" w:date="2017-09-13T20:59:00Z">
                  <w:rPr>
                    <w:ins w:id="1943" w:author="Weekend Nguyen" w:date="2017-09-13T20:32:00Z"/>
                    <w:rFonts w:ascii="Times New Roman" w:hAnsi="Times New Roman"/>
                    <w:sz w:val="26"/>
                    <w:szCs w:val="26"/>
                  </w:rPr>
                </w:rPrChange>
              </w:rPr>
            </w:pPr>
            <w:ins w:id="1944" w:author="Weekend Nguyen" w:date="2017-09-13T20:32:00Z">
              <w:r w:rsidRPr="005000A5">
                <w:rPr>
                  <w:rFonts w:ascii="Times New Roman" w:hAnsi="Times New Roman"/>
                  <w:i w:val="0"/>
                  <w:color w:val="auto"/>
                  <w:sz w:val="26"/>
                  <w:szCs w:val="26"/>
                  <w:rPrChange w:id="1945" w:author="Weekend Nguyen" w:date="2017-09-13T20:59:00Z">
                    <w:rPr>
                      <w:rFonts w:ascii="Times New Roman" w:hAnsi="Times New Roman"/>
                      <w:sz w:val="26"/>
                      <w:szCs w:val="26"/>
                    </w:rPr>
                  </w:rPrChange>
                </w:rPr>
                <w:t>Use case cho phép nhân viên thống kê tổng số tiền bán thuốc thu được trong tháng.</w:t>
              </w:r>
            </w:ins>
          </w:p>
        </w:tc>
      </w:tr>
      <w:tr w:rsidR="007B2A1A" w:rsidRPr="005103C6" w:rsidTr="00E16E77">
        <w:trPr>
          <w:jc w:val="center"/>
          <w:ins w:id="1946" w:author="Weekend Nguyen" w:date="2017-09-13T20:32:00Z"/>
        </w:trPr>
        <w:tc>
          <w:tcPr>
            <w:tcW w:w="1265" w:type="pct"/>
          </w:tcPr>
          <w:p w:rsidR="007B2A1A" w:rsidRPr="005103C6" w:rsidRDefault="007B2A1A" w:rsidP="00E16E77">
            <w:pPr>
              <w:pStyle w:val="TableHeader"/>
              <w:spacing w:before="0"/>
              <w:rPr>
                <w:ins w:id="1947" w:author="Weekend Nguyen" w:date="2017-09-13T20:32:00Z"/>
                <w:rFonts w:ascii="Times New Roman" w:hAnsi="Times New Roman" w:cs="Times New Roman"/>
                <w:b w:val="0"/>
                <w:sz w:val="26"/>
                <w:szCs w:val="26"/>
              </w:rPr>
            </w:pPr>
            <w:ins w:id="1948" w:author="Weekend Nguyen" w:date="2017-09-13T20:32:00Z">
              <w:r w:rsidRPr="005103C6">
                <w:rPr>
                  <w:rFonts w:ascii="Times New Roman" w:hAnsi="Times New Roman" w:cs="Times New Roman"/>
                  <w:b w:val="0"/>
                  <w:sz w:val="26"/>
                  <w:szCs w:val="26"/>
                </w:rPr>
                <w:t>Tác nhân:</w:t>
              </w:r>
            </w:ins>
          </w:p>
        </w:tc>
        <w:tc>
          <w:tcPr>
            <w:tcW w:w="3735" w:type="pct"/>
          </w:tcPr>
          <w:p w:rsidR="007B2A1A" w:rsidRPr="005000A5" w:rsidRDefault="007B2A1A" w:rsidP="00E16E77">
            <w:pPr>
              <w:pStyle w:val="InfoBlue"/>
              <w:tabs>
                <w:tab w:val="left" w:pos="4755"/>
              </w:tabs>
              <w:spacing w:before="0" w:line="240" w:lineRule="auto"/>
              <w:rPr>
                <w:ins w:id="1949" w:author="Weekend Nguyen" w:date="2017-09-13T20:32:00Z"/>
                <w:rFonts w:ascii="Times New Roman" w:hAnsi="Times New Roman"/>
                <w:i w:val="0"/>
                <w:color w:val="auto"/>
                <w:sz w:val="26"/>
                <w:szCs w:val="26"/>
                <w:rPrChange w:id="1950" w:author="Weekend Nguyen" w:date="2017-09-13T20:59:00Z">
                  <w:rPr>
                    <w:ins w:id="1951" w:author="Weekend Nguyen" w:date="2017-09-13T20:32:00Z"/>
                    <w:rFonts w:ascii="Times New Roman" w:hAnsi="Times New Roman"/>
                    <w:sz w:val="26"/>
                    <w:szCs w:val="26"/>
                  </w:rPr>
                </w:rPrChange>
              </w:rPr>
            </w:pPr>
            <w:ins w:id="1952" w:author="Weekend Nguyen" w:date="2017-09-13T20:32:00Z">
              <w:r w:rsidRPr="005000A5">
                <w:rPr>
                  <w:rFonts w:ascii="Times New Roman" w:hAnsi="Times New Roman"/>
                  <w:i w:val="0"/>
                  <w:color w:val="auto"/>
                  <w:sz w:val="26"/>
                  <w:szCs w:val="26"/>
                  <w:rPrChange w:id="1953" w:author="Weekend Nguyen" w:date="2017-09-13T20:59:00Z">
                    <w:rPr>
                      <w:rFonts w:ascii="Times New Roman" w:hAnsi="Times New Roman"/>
                      <w:sz w:val="26"/>
                      <w:szCs w:val="26"/>
                    </w:rPr>
                  </w:rPrChange>
                </w:rPr>
                <w:t>Nhân viên thống kê.</w:t>
              </w:r>
              <w:r w:rsidRPr="005000A5">
                <w:rPr>
                  <w:rFonts w:ascii="Times New Roman" w:hAnsi="Times New Roman"/>
                  <w:i w:val="0"/>
                  <w:color w:val="auto"/>
                  <w:sz w:val="26"/>
                  <w:szCs w:val="26"/>
                  <w:rPrChange w:id="1954" w:author="Weekend Nguyen" w:date="2017-09-13T20:59:00Z">
                    <w:rPr>
                      <w:rFonts w:ascii="Times New Roman" w:hAnsi="Times New Roman"/>
                      <w:sz w:val="26"/>
                      <w:szCs w:val="26"/>
                    </w:rPr>
                  </w:rPrChange>
                </w:rPr>
                <w:tab/>
              </w:r>
            </w:ins>
          </w:p>
        </w:tc>
      </w:tr>
      <w:tr w:rsidR="007B2A1A" w:rsidRPr="005103C6" w:rsidTr="00E16E77">
        <w:trPr>
          <w:jc w:val="center"/>
          <w:ins w:id="1955" w:author="Weekend Nguyen" w:date="2017-09-13T20:32:00Z"/>
        </w:trPr>
        <w:tc>
          <w:tcPr>
            <w:tcW w:w="1265" w:type="pct"/>
          </w:tcPr>
          <w:p w:rsidR="007B2A1A" w:rsidRPr="005103C6" w:rsidRDefault="007B2A1A" w:rsidP="00E16E77">
            <w:pPr>
              <w:pStyle w:val="TableHeader"/>
              <w:spacing w:before="0"/>
              <w:rPr>
                <w:ins w:id="1956" w:author="Weekend Nguyen" w:date="2017-09-13T20:32:00Z"/>
                <w:rFonts w:ascii="Times New Roman" w:hAnsi="Times New Roman" w:cs="Times New Roman"/>
                <w:b w:val="0"/>
                <w:sz w:val="26"/>
                <w:szCs w:val="26"/>
              </w:rPr>
            </w:pPr>
            <w:ins w:id="1957"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000A5" w:rsidRDefault="007B2A1A" w:rsidP="00E16E77">
            <w:pPr>
              <w:pStyle w:val="InfoBlue"/>
              <w:spacing w:before="0" w:line="240" w:lineRule="auto"/>
              <w:rPr>
                <w:ins w:id="1958" w:author="Weekend Nguyen" w:date="2017-09-13T20:32:00Z"/>
                <w:rFonts w:ascii="Times New Roman" w:hAnsi="Times New Roman"/>
                <w:i w:val="0"/>
                <w:color w:val="auto"/>
                <w:sz w:val="26"/>
                <w:szCs w:val="26"/>
                <w:rPrChange w:id="1959" w:author="Weekend Nguyen" w:date="2017-09-13T20:59:00Z">
                  <w:rPr>
                    <w:ins w:id="1960" w:author="Weekend Nguyen" w:date="2017-09-13T20:32:00Z"/>
                    <w:rFonts w:ascii="Times New Roman" w:hAnsi="Times New Roman"/>
                    <w:sz w:val="26"/>
                    <w:szCs w:val="26"/>
                  </w:rPr>
                </w:rPrChange>
              </w:rPr>
            </w:pPr>
            <w:ins w:id="1961" w:author="Weekend Nguyen" w:date="2017-09-13T20:32:00Z">
              <w:r w:rsidRPr="005000A5">
                <w:rPr>
                  <w:rFonts w:ascii="Times New Roman" w:hAnsi="Times New Roman"/>
                  <w:i w:val="0"/>
                  <w:color w:val="auto"/>
                  <w:sz w:val="26"/>
                  <w:szCs w:val="26"/>
                  <w:rPrChange w:id="1962" w:author="Weekend Nguyen" w:date="2017-09-13T20:59:00Z">
                    <w:rPr>
                      <w:rFonts w:ascii="Times New Roman" w:hAnsi="Times New Roman"/>
                      <w:sz w:val="26"/>
                      <w:szCs w:val="26"/>
                    </w:rPr>
                  </w:rPrChange>
                </w:rPr>
                <w:t>Nhân viên đăng nhập vào hệ thống và thực hiện chức năng thống kê doanh thu.</w:t>
              </w:r>
            </w:ins>
          </w:p>
        </w:tc>
      </w:tr>
      <w:tr w:rsidR="007B2A1A" w:rsidRPr="005103C6" w:rsidTr="00E16E77">
        <w:trPr>
          <w:jc w:val="center"/>
          <w:ins w:id="1963" w:author="Weekend Nguyen" w:date="2017-09-13T20:32:00Z"/>
        </w:trPr>
        <w:tc>
          <w:tcPr>
            <w:tcW w:w="1265" w:type="pct"/>
          </w:tcPr>
          <w:p w:rsidR="007B2A1A" w:rsidRPr="005103C6" w:rsidRDefault="007B2A1A" w:rsidP="00E16E77">
            <w:pPr>
              <w:pStyle w:val="TableHeader"/>
              <w:spacing w:before="0"/>
              <w:rPr>
                <w:ins w:id="1964" w:author="Weekend Nguyen" w:date="2017-09-13T20:32:00Z"/>
                <w:rFonts w:ascii="Times New Roman" w:hAnsi="Times New Roman" w:cs="Times New Roman"/>
                <w:b w:val="0"/>
                <w:sz w:val="26"/>
                <w:szCs w:val="26"/>
              </w:rPr>
            </w:pPr>
            <w:ins w:id="1965"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000A5" w:rsidRDefault="007B2A1A" w:rsidP="00E16E77">
            <w:pPr>
              <w:pStyle w:val="InfoBlue"/>
              <w:spacing w:before="0" w:line="240" w:lineRule="auto"/>
              <w:rPr>
                <w:ins w:id="1966" w:author="Weekend Nguyen" w:date="2017-09-13T20:32:00Z"/>
                <w:rFonts w:ascii="Times New Roman" w:hAnsi="Times New Roman"/>
                <w:i w:val="0"/>
                <w:color w:val="auto"/>
                <w:sz w:val="26"/>
                <w:szCs w:val="26"/>
                <w:rPrChange w:id="1967" w:author="Weekend Nguyen" w:date="2017-09-13T20:59:00Z">
                  <w:rPr>
                    <w:ins w:id="1968" w:author="Weekend Nguyen" w:date="2017-09-13T20:32:00Z"/>
                    <w:rFonts w:ascii="Times New Roman" w:hAnsi="Times New Roman"/>
                    <w:sz w:val="26"/>
                    <w:szCs w:val="26"/>
                  </w:rPr>
                </w:rPrChange>
              </w:rPr>
            </w:pPr>
            <w:ins w:id="1969" w:author="Weekend Nguyen" w:date="2017-09-13T20:32:00Z">
              <w:r w:rsidRPr="005000A5">
                <w:rPr>
                  <w:rFonts w:ascii="Times New Roman" w:hAnsi="Times New Roman"/>
                  <w:i w:val="0"/>
                  <w:color w:val="auto"/>
                  <w:sz w:val="26"/>
                  <w:szCs w:val="26"/>
                  <w:rPrChange w:id="1970" w:author="Weekend Nguyen" w:date="2017-09-13T20:59:00Z">
                    <w:rPr>
                      <w:rFonts w:ascii="Times New Roman" w:hAnsi="Times New Roman"/>
                      <w:sz w:val="26"/>
                      <w:szCs w:val="26"/>
                    </w:rPr>
                  </w:rPrChange>
                </w:rPr>
                <w:t>Thống kê được tổng số tiền thu được trong tháng.</w:t>
              </w:r>
            </w:ins>
          </w:p>
        </w:tc>
      </w:tr>
      <w:tr w:rsidR="007B2A1A" w:rsidRPr="005103C6" w:rsidTr="00E16E77">
        <w:trPr>
          <w:jc w:val="center"/>
          <w:ins w:id="1971" w:author="Weekend Nguyen" w:date="2017-09-13T20:32:00Z"/>
        </w:trPr>
        <w:tc>
          <w:tcPr>
            <w:tcW w:w="1265" w:type="pct"/>
          </w:tcPr>
          <w:p w:rsidR="007B2A1A" w:rsidRPr="005103C6" w:rsidRDefault="007B2A1A" w:rsidP="00E16E77">
            <w:pPr>
              <w:pStyle w:val="TableHeader"/>
              <w:spacing w:before="0"/>
              <w:rPr>
                <w:ins w:id="1972" w:author="Weekend Nguyen" w:date="2017-09-13T20:32:00Z"/>
                <w:rFonts w:ascii="Times New Roman" w:hAnsi="Times New Roman" w:cs="Times New Roman"/>
                <w:b w:val="0"/>
                <w:sz w:val="26"/>
                <w:szCs w:val="26"/>
              </w:rPr>
            </w:pPr>
            <w:ins w:id="1973"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000A5" w:rsidRDefault="007B2A1A" w:rsidP="007B2A1A">
            <w:pPr>
              <w:pStyle w:val="InfoBlue"/>
              <w:numPr>
                <w:ilvl w:val="0"/>
                <w:numId w:val="26"/>
              </w:numPr>
              <w:spacing w:before="0" w:line="240" w:lineRule="auto"/>
              <w:rPr>
                <w:ins w:id="1974" w:author="Weekend Nguyen" w:date="2017-09-13T20:32:00Z"/>
                <w:rFonts w:ascii="Times New Roman" w:hAnsi="Times New Roman"/>
                <w:i w:val="0"/>
                <w:color w:val="auto"/>
                <w:sz w:val="26"/>
                <w:szCs w:val="26"/>
                <w:rPrChange w:id="1975" w:author="Weekend Nguyen" w:date="2017-09-13T20:59:00Z">
                  <w:rPr>
                    <w:ins w:id="1976" w:author="Weekend Nguyen" w:date="2017-09-13T20:32:00Z"/>
                    <w:rFonts w:ascii="Times New Roman" w:hAnsi="Times New Roman"/>
                    <w:sz w:val="26"/>
                    <w:szCs w:val="26"/>
                  </w:rPr>
                </w:rPrChange>
              </w:rPr>
              <w:pPrChange w:id="1977" w:author="ASUS" w:date="2017-09-09T20:40:00Z">
                <w:pPr>
                  <w:pStyle w:val="InfoBlue"/>
                  <w:spacing w:before="0" w:line="240" w:lineRule="auto"/>
                </w:pPr>
              </w:pPrChange>
            </w:pPr>
            <w:ins w:id="1978" w:author="Weekend Nguyen" w:date="2017-09-13T20:32:00Z">
              <w:r w:rsidRPr="005000A5">
                <w:rPr>
                  <w:rFonts w:ascii="Times New Roman" w:hAnsi="Times New Roman"/>
                  <w:i w:val="0"/>
                  <w:color w:val="auto"/>
                  <w:sz w:val="26"/>
                  <w:szCs w:val="26"/>
                  <w:rPrChange w:id="1979" w:author="Weekend Nguyen" w:date="2017-09-13T20:59:00Z">
                    <w:rPr>
                      <w:rFonts w:ascii="Times New Roman" w:hAnsi="Times New Roman"/>
                      <w:sz w:val="26"/>
                      <w:szCs w:val="26"/>
                    </w:rPr>
                  </w:rPrChange>
                </w:rPr>
                <w:t>Hệ thống hiển thị giao diện thống kê doanh thu.</w:t>
              </w:r>
            </w:ins>
          </w:p>
          <w:p w:rsidR="007B2A1A" w:rsidRPr="005000A5" w:rsidRDefault="007B2A1A" w:rsidP="007B2A1A">
            <w:pPr>
              <w:pStyle w:val="InfoBlue"/>
              <w:numPr>
                <w:ilvl w:val="0"/>
                <w:numId w:val="26"/>
              </w:numPr>
              <w:spacing w:before="0" w:line="240" w:lineRule="auto"/>
              <w:rPr>
                <w:ins w:id="1980" w:author="Weekend Nguyen" w:date="2017-09-13T20:32:00Z"/>
                <w:rFonts w:ascii="Times New Roman" w:hAnsi="Times New Roman"/>
                <w:i w:val="0"/>
                <w:color w:val="auto"/>
                <w:sz w:val="26"/>
                <w:szCs w:val="26"/>
                <w:rPrChange w:id="1981" w:author="Weekend Nguyen" w:date="2017-09-13T20:59:00Z">
                  <w:rPr>
                    <w:ins w:id="1982" w:author="Weekend Nguyen" w:date="2017-09-13T20:32:00Z"/>
                    <w:rFonts w:ascii="Times New Roman" w:hAnsi="Times New Roman"/>
                    <w:sz w:val="26"/>
                    <w:szCs w:val="26"/>
                  </w:rPr>
                </w:rPrChange>
              </w:rPr>
              <w:pPrChange w:id="1983" w:author="ASUS" w:date="2017-09-09T20:40:00Z">
                <w:pPr>
                  <w:pStyle w:val="InfoBlue"/>
                  <w:spacing w:before="0" w:line="240" w:lineRule="auto"/>
                </w:pPr>
              </w:pPrChange>
            </w:pPr>
            <w:ins w:id="1984" w:author="Weekend Nguyen" w:date="2017-09-13T20:32:00Z">
              <w:r w:rsidRPr="005000A5">
                <w:rPr>
                  <w:rFonts w:ascii="Times New Roman" w:hAnsi="Times New Roman"/>
                  <w:i w:val="0"/>
                  <w:color w:val="auto"/>
                  <w:sz w:val="26"/>
                  <w:szCs w:val="26"/>
                  <w:rPrChange w:id="1985" w:author="Weekend Nguyen" w:date="2017-09-13T20:59:00Z">
                    <w:rPr>
                      <w:rFonts w:ascii="Times New Roman" w:hAnsi="Times New Roman"/>
                      <w:sz w:val="26"/>
                      <w:szCs w:val="26"/>
                    </w:rPr>
                  </w:rPrChange>
                </w:rPr>
                <w:t>Nhân viên nhập vào tháng,</w:t>
              </w:r>
            </w:ins>
            <w:ins w:id="1986" w:author="Weekend Nguyen" w:date="2017-09-13T21:11:00Z">
              <w:r w:rsidR="00934ECF">
                <w:rPr>
                  <w:rFonts w:ascii="Times New Roman" w:hAnsi="Times New Roman"/>
                  <w:i w:val="0"/>
                  <w:color w:val="auto"/>
                  <w:sz w:val="26"/>
                  <w:szCs w:val="26"/>
                </w:rPr>
                <w:t xml:space="preserve"> </w:t>
              </w:r>
            </w:ins>
            <w:ins w:id="1987" w:author="Weekend Nguyen" w:date="2017-09-13T20:32:00Z">
              <w:r w:rsidRPr="005000A5">
                <w:rPr>
                  <w:rFonts w:ascii="Times New Roman" w:hAnsi="Times New Roman"/>
                  <w:i w:val="0"/>
                  <w:color w:val="auto"/>
                  <w:sz w:val="26"/>
                  <w:szCs w:val="26"/>
                  <w:rPrChange w:id="1988" w:author="Weekend Nguyen" w:date="2017-09-13T20:59:00Z">
                    <w:rPr>
                      <w:rFonts w:ascii="Times New Roman" w:hAnsi="Times New Roman"/>
                      <w:sz w:val="26"/>
                      <w:szCs w:val="26"/>
                    </w:rPr>
                  </w:rPrChange>
                </w:rPr>
                <w:t>năm cần thống kê doanh thu.</w:t>
              </w:r>
            </w:ins>
          </w:p>
          <w:p w:rsidR="007B2A1A" w:rsidRPr="005000A5" w:rsidRDefault="007B2A1A" w:rsidP="007B2A1A">
            <w:pPr>
              <w:pStyle w:val="InfoBlue"/>
              <w:numPr>
                <w:ilvl w:val="0"/>
                <w:numId w:val="26"/>
              </w:numPr>
              <w:spacing w:before="0" w:line="240" w:lineRule="auto"/>
              <w:rPr>
                <w:ins w:id="1989" w:author="Weekend Nguyen" w:date="2017-09-13T20:32:00Z"/>
                <w:rFonts w:ascii="Times New Roman" w:hAnsi="Times New Roman"/>
                <w:i w:val="0"/>
                <w:color w:val="auto"/>
                <w:sz w:val="26"/>
                <w:szCs w:val="26"/>
                <w:rPrChange w:id="1990" w:author="Weekend Nguyen" w:date="2017-09-13T20:59:00Z">
                  <w:rPr>
                    <w:ins w:id="1991" w:author="Weekend Nguyen" w:date="2017-09-13T20:32:00Z"/>
                    <w:rFonts w:ascii="Times New Roman" w:hAnsi="Times New Roman"/>
                    <w:sz w:val="26"/>
                    <w:szCs w:val="26"/>
                  </w:rPr>
                </w:rPrChange>
              </w:rPr>
              <w:pPrChange w:id="1992" w:author="ASUS" w:date="2017-09-09T20:40:00Z">
                <w:pPr>
                  <w:pStyle w:val="InfoBlue"/>
                  <w:spacing w:before="0" w:line="240" w:lineRule="auto"/>
                </w:pPr>
              </w:pPrChange>
            </w:pPr>
            <w:ins w:id="1993" w:author="Weekend Nguyen" w:date="2017-09-13T20:32:00Z">
              <w:r w:rsidRPr="005000A5">
                <w:rPr>
                  <w:rFonts w:ascii="Times New Roman" w:hAnsi="Times New Roman"/>
                  <w:i w:val="0"/>
                  <w:color w:val="auto"/>
                  <w:sz w:val="26"/>
                  <w:szCs w:val="26"/>
                  <w:rPrChange w:id="1994" w:author="Weekend Nguyen" w:date="2017-09-13T20:59:00Z">
                    <w:rPr>
                      <w:rFonts w:ascii="Times New Roman" w:hAnsi="Times New Roman"/>
                      <w:sz w:val="26"/>
                      <w:szCs w:val="26"/>
                    </w:rPr>
                  </w:rPrChange>
                </w:rPr>
                <w:t>Hệ thống hiện thị doanh thu của tháng,</w:t>
              </w:r>
            </w:ins>
            <w:ins w:id="1995" w:author="Weekend Nguyen" w:date="2017-09-13T21:11:00Z">
              <w:r w:rsidR="00934ECF">
                <w:rPr>
                  <w:rFonts w:ascii="Times New Roman" w:hAnsi="Times New Roman"/>
                  <w:i w:val="0"/>
                  <w:color w:val="auto"/>
                  <w:sz w:val="26"/>
                  <w:szCs w:val="26"/>
                </w:rPr>
                <w:t xml:space="preserve"> </w:t>
              </w:r>
            </w:ins>
            <w:ins w:id="1996" w:author="Weekend Nguyen" w:date="2017-09-13T20:32:00Z">
              <w:r w:rsidRPr="005000A5">
                <w:rPr>
                  <w:rFonts w:ascii="Times New Roman" w:hAnsi="Times New Roman"/>
                  <w:i w:val="0"/>
                  <w:color w:val="auto"/>
                  <w:sz w:val="26"/>
                  <w:szCs w:val="26"/>
                  <w:rPrChange w:id="1997" w:author="Weekend Nguyen" w:date="2017-09-13T20:59:00Z">
                    <w:rPr>
                      <w:rFonts w:ascii="Times New Roman" w:hAnsi="Times New Roman"/>
                      <w:sz w:val="26"/>
                      <w:szCs w:val="26"/>
                    </w:rPr>
                  </w:rPrChange>
                </w:rPr>
                <w:t xml:space="preserve">năm nhân viên nhập. </w:t>
              </w:r>
            </w:ins>
          </w:p>
        </w:tc>
      </w:tr>
    </w:tbl>
    <w:p w:rsidR="007B2A1A" w:rsidRPr="005103C6" w:rsidRDefault="007B2A1A" w:rsidP="007B2A1A">
      <w:pPr>
        <w:spacing w:after="120" w:line="240" w:lineRule="auto"/>
        <w:rPr>
          <w:ins w:id="1998"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1999" w:author="Weekend Nguyen" w:date="2017-09-13T20:32:00Z"/>
          <w:rFonts w:ascii="Times New Roman" w:hAnsi="Times New Roman"/>
          <w:sz w:val="26"/>
          <w:szCs w:val="26"/>
        </w:rPr>
      </w:pPr>
      <w:ins w:id="2000" w:author="Weekend Nguyen" w:date="2017-09-13T20:32:00Z">
        <w:r w:rsidRPr="005103C6">
          <w:rPr>
            <w:rFonts w:ascii="Times New Roman" w:hAnsi="Times New Roman"/>
            <w:sz w:val="26"/>
            <w:szCs w:val="26"/>
          </w:rPr>
          <w:t>Biểu đồ</w:t>
        </w:r>
      </w:ins>
    </w:p>
    <w:p w:rsidR="003E34FC" w:rsidRDefault="00DC0324" w:rsidP="007B2A1A">
      <w:pPr>
        <w:rPr>
          <w:ins w:id="2001" w:author="Weekend Nguyen" w:date="2017-09-13T21:16:00Z"/>
          <w:rFonts w:ascii="Times New Roman" w:hAnsi="Times New Roman"/>
          <w:b/>
          <w:sz w:val="26"/>
          <w:szCs w:val="26"/>
        </w:rPr>
      </w:pPr>
      <w:ins w:id="2002" w:author="Weekend Nguyen" w:date="2017-09-13T21:10:00Z">
        <w:r>
          <w:rPr>
            <w:noProof/>
          </w:rPr>
          <w:drawing>
            <wp:inline distT="0" distB="0" distL="0" distR="0" wp14:anchorId="7C32426B" wp14:editId="0BDA4252">
              <wp:extent cx="6511925" cy="23012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2301240"/>
                      </a:xfrm>
                      <a:prstGeom prst="rect">
                        <a:avLst/>
                      </a:prstGeom>
                    </pic:spPr>
                  </pic:pic>
                </a:graphicData>
              </a:graphic>
            </wp:inline>
          </w:drawing>
        </w:r>
      </w:ins>
    </w:p>
    <w:p w:rsidR="007B2A1A" w:rsidRDefault="003E34FC" w:rsidP="007B2A1A">
      <w:pPr>
        <w:rPr>
          <w:ins w:id="2003" w:author="Weekend Nguyen" w:date="2017-09-13T20:32:00Z"/>
          <w:rFonts w:ascii="Times New Roman" w:eastAsia="Times New Roman" w:hAnsi="Times New Roman" w:cs="Times New Roman"/>
          <w:b/>
          <w:sz w:val="26"/>
          <w:szCs w:val="26"/>
        </w:rPr>
      </w:pPr>
      <w:ins w:id="2004" w:author="Weekend Nguyen" w:date="2017-09-13T21:16:00Z">
        <w:r w:rsidRPr="003E34FC">
          <w:rPr>
            <w:rFonts w:ascii="Times New Roman" w:hAnsi="Times New Roman"/>
            <w:b/>
            <w:noProof/>
            <w:sz w:val="26"/>
            <w:szCs w:val="26"/>
          </w:rPr>
          <w:lastRenderedPageBreak/>
          <w:drawing>
            <wp:inline distT="0" distB="0" distL="0" distR="0">
              <wp:extent cx="5886450" cy="470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4705350"/>
                      </a:xfrm>
                      <a:prstGeom prst="rect">
                        <a:avLst/>
                      </a:prstGeom>
                      <a:noFill/>
                      <a:ln>
                        <a:noFill/>
                      </a:ln>
                    </pic:spPr>
                  </pic:pic>
                </a:graphicData>
              </a:graphic>
            </wp:inline>
          </w:drawing>
        </w:r>
      </w:ins>
      <w:ins w:id="2005" w:author="Weekend Nguyen" w:date="2017-09-13T20:32:00Z">
        <w:r w:rsidR="007B2A1A">
          <w:rPr>
            <w:rFonts w:ascii="Times New Roman" w:hAnsi="Times New Roman"/>
            <w:b/>
            <w:sz w:val="26"/>
            <w:szCs w:val="26"/>
          </w:rPr>
          <w:br w:type="page"/>
        </w:r>
      </w:ins>
    </w:p>
    <w:p w:rsidR="007B2A1A" w:rsidRPr="005103C6" w:rsidRDefault="007B2A1A" w:rsidP="007B2A1A">
      <w:pPr>
        <w:pStyle w:val="Heading2"/>
        <w:spacing w:before="0" w:line="240" w:lineRule="auto"/>
        <w:ind w:left="600" w:hanging="600"/>
        <w:rPr>
          <w:ins w:id="2006" w:author="Weekend Nguyen" w:date="2017-09-13T20:32:00Z"/>
          <w:rFonts w:ascii="Times New Roman" w:hAnsi="Times New Roman"/>
          <w:sz w:val="26"/>
          <w:szCs w:val="26"/>
        </w:rPr>
      </w:pPr>
      <w:ins w:id="2007" w:author="Weekend Nguyen" w:date="2017-09-13T20:32:00Z">
        <w:r w:rsidRPr="005103C6">
          <w:rPr>
            <w:rFonts w:ascii="Times New Roman" w:hAnsi="Times New Roman"/>
            <w:sz w:val="26"/>
            <w:szCs w:val="26"/>
          </w:rPr>
          <w:lastRenderedPageBreak/>
          <w:t>UC0</w:t>
        </w:r>
        <w:r w:rsidR="00210352">
          <w:rPr>
            <w:rFonts w:ascii="Times New Roman" w:hAnsi="Times New Roman"/>
            <w:sz w:val="26"/>
            <w:szCs w:val="26"/>
          </w:rPr>
          <w:t>11</w:t>
        </w:r>
        <w:r w:rsidRPr="005103C6">
          <w:rPr>
            <w:rFonts w:ascii="Times New Roman" w:hAnsi="Times New Roman"/>
            <w:sz w:val="26"/>
            <w:szCs w:val="26"/>
          </w:rPr>
          <w:t>_T</w:t>
        </w:r>
        <w:r>
          <w:rPr>
            <w:rFonts w:ascii="Times New Roman" w:hAnsi="Times New Roman"/>
            <w:sz w:val="26"/>
            <w:szCs w:val="26"/>
          </w:rPr>
          <w:t>hống kê thông tin khách hàng</w:t>
        </w:r>
        <w:r w:rsidRPr="005103C6">
          <w:rPr>
            <w:rFonts w:ascii="Times New Roman" w:hAnsi="Times New Roman"/>
            <w:sz w:val="26"/>
            <w:szCs w:val="26"/>
          </w:rPr>
          <w:t xml:space="preserve"> </w:t>
        </w:r>
      </w:ins>
    </w:p>
    <w:p w:rsidR="007B2A1A" w:rsidRPr="005103C6" w:rsidRDefault="007B2A1A" w:rsidP="007B2A1A">
      <w:pPr>
        <w:pStyle w:val="Heading3"/>
        <w:spacing w:before="0" w:line="240" w:lineRule="auto"/>
        <w:rPr>
          <w:ins w:id="2008" w:author="Weekend Nguyen" w:date="2017-09-13T20:32:00Z"/>
          <w:rFonts w:ascii="Times New Roman" w:hAnsi="Times New Roman"/>
          <w:sz w:val="26"/>
          <w:szCs w:val="26"/>
        </w:rPr>
      </w:pPr>
      <w:ins w:id="2009" w:author="Weekend Nguyen" w:date="2017-09-13T20:32:00Z">
        <w:r w:rsidRPr="005103C6">
          <w:rPr>
            <w:rFonts w:ascii="Times New Roman" w:hAnsi="Times New Roman"/>
            <w:sz w:val="26"/>
            <w:szCs w:val="26"/>
          </w:rPr>
          <w:t>Mô tả use case UC0</w:t>
        </w:r>
        <w:r w:rsidR="00210352">
          <w:rPr>
            <w:rFonts w:ascii="Times New Roman" w:hAnsi="Times New Roman"/>
            <w:sz w:val="26"/>
            <w:szCs w:val="26"/>
          </w:rPr>
          <w:t>11</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jc w:val="center"/>
          <w:ins w:id="2010" w:author="Weekend Nguyen" w:date="2017-09-13T20:32:00Z"/>
        </w:trPr>
        <w:tc>
          <w:tcPr>
            <w:tcW w:w="5000" w:type="pct"/>
            <w:gridSpan w:val="2"/>
          </w:tcPr>
          <w:p w:rsidR="007B2A1A" w:rsidRPr="005103C6" w:rsidRDefault="007B2A1A" w:rsidP="00E16E77">
            <w:pPr>
              <w:spacing w:after="120"/>
              <w:rPr>
                <w:ins w:id="2011" w:author="Weekend Nguyen" w:date="2017-09-13T20:32:00Z"/>
                <w:rFonts w:ascii="Times New Roman" w:hAnsi="Times New Roman" w:cs="Times New Roman"/>
                <w:b/>
                <w:sz w:val="26"/>
                <w:szCs w:val="26"/>
              </w:rPr>
            </w:pPr>
            <w:ins w:id="2012" w:author="Weekend Nguyen" w:date="2017-09-13T20:32:00Z">
              <w:r w:rsidRPr="005103C6">
                <w:rPr>
                  <w:rFonts w:ascii="Times New Roman" w:hAnsi="Times New Roman" w:cs="Times New Roman"/>
                  <w:b/>
                  <w:sz w:val="26"/>
                  <w:szCs w:val="26"/>
                </w:rPr>
                <w:t xml:space="preserve">Use case: </w:t>
              </w:r>
              <w:r w:rsidRPr="00EF3CBF">
                <w:rPr>
                  <w:rFonts w:ascii="Times New Roman" w:hAnsi="Times New Roman" w:cs="Times New Roman"/>
                  <w:b/>
                  <w:sz w:val="26"/>
                  <w:szCs w:val="26"/>
                  <w:rPrChange w:id="2013" w:author="Weekend Nguyen" w:date="2017-09-13T21:00:00Z">
                    <w:rPr>
                      <w:rFonts w:ascii="Times New Roman" w:hAnsi="Times New Roman" w:cs="Times New Roman"/>
                      <w:i/>
                      <w:color w:val="0000FF"/>
                      <w:sz w:val="26"/>
                      <w:szCs w:val="26"/>
                    </w:rPr>
                  </w:rPrChange>
                </w:rPr>
                <w:t>UC010_Thống kê thông tin khách hàng</w:t>
              </w:r>
            </w:ins>
          </w:p>
        </w:tc>
      </w:tr>
      <w:tr w:rsidR="007B2A1A" w:rsidRPr="005103C6" w:rsidTr="00E16E77">
        <w:trPr>
          <w:jc w:val="center"/>
          <w:ins w:id="2014" w:author="Weekend Nguyen" w:date="2017-09-13T20:32:00Z"/>
        </w:trPr>
        <w:tc>
          <w:tcPr>
            <w:tcW w:w="1265" w:type="pct"/>
          </w:tcPr>
          <w:p w:rsidR="007B2A1A" w:rsidRPr="005103C6" w:rsidRDefault="007B2A1A" w:rsidP="00E16E77">
            <w:pPr>
              <w:pStyle w:val="TableHeader"/>
              <w:spacing w:before="0"/>
              <w:rPr>
                <w:ins w:id="2015" w:author="Weekend Nguyen" w:date="2017-09-13T20:32:00Z"/>
                <w:rFonts w:ascii="Times New Roman" w:hAnsi="Times New Roman" w:cs="Times New Roman"/>
                <w:b w:val="0"/>
                <w:sz w:val="26"/>
                <w:szCs w:val="26"/>
              </w:rPr>
            </w:pPr>
            <w:ins w:id="2016" w:author="Weekend Nguyen" w:date="2017-09-13T20:32:00Z">
              <w:r w:rsidRPr="005103C6">
                <w:rPr>
                  <w:rFonts w:ascii="Times New Roman" w:hAnsi="Times New Roman" w:cs="Times New Roman"/>
                  <w:b w:val="0"/>
                  <w:sz w:val="26"/>
                  <w:szCs w:val="26"/>
                </w:rPr>
                <w:t>Mục đích:</w:t>
              </w:r>
            </w:ins>
          </w:p>
        </w:tc>
        <w:tc>
          <w:tcPr>
            <w:tcW w:w="3735" w:type="pct"/>
          </w:tcPr>
          <w:p w:rsidR="007B2A1A" w:rsidRPr="00EF3CBF" w:rsidRDefault="007B2A1A" w:rsidP="00E16E77">
            <w:pPr>
              <w:pStyle w:val="InfoBlue"/>
              <w:spacing w:before="0" w:line="240" w:lineRule="auto"/>
              <w:rPr>
                <w:ins w:id="2017" w:author="Weekend Nguyen" w:date="2017-09-13T20:32:00Z"/>
                <w:rFonts w:ascii="Times New Roman" w:hAnsi="Times New Roman"/>
                <w:i w:val="0"/>
                <w:color w:val="auto"/>
                <w:sz w:val="26"/>
                <w:szCs w:val="26"/>
                <w:rPrChange w:id="2018" w:author="Weekend Nguyen" w:date="2017-09-13T21:00:00Z">
                  <w:rPr>
                    <w:ins w:id="2019" w:author="Weekend Nguyen" w:date="2017-09-13T20:32:00Z"/>
                    <w:rFonts w:ascii="Times New Roman" w:hAnsi="Times New Roman"/>
                    <w:sz w:val="26"/>
                    <w:szCs w:val="26"/>
                  </w:rPr>
                </w:rPrChange>
              </w:rPr>
            </w:pPr>
            <w:ins w:id="2020" w:author="Weekend Nguyen" w:date="2017-09-13T20:32:00Z">
              <w:r w:rsidRPr="00EF3CBF">
                <w:rPr>
                  <w:rFonts w:ascii="Times New Roman" w:hAnsi="Times New Roman"/>
                  <w:i w:val="0"/>
                  <w:color w:val="auto"/>
                  <w:sz w:val="26"/>
                  <w:szCs w:val="26"/>
                  <w:rPrChange w:id="2021" w:author="Weekend Nguyen" w:date="2017-09-13T21:00:00Z">
                    <w:rPr>
                      <w:rFonts w:ascii="Times New Roman" w:hAnsi="Times New Roman"/>
                      <w:sz w:val="26"/>
                      <w:szCs w:val="26"/>
                    </w:rPr>
                  </w:rPrChange>
                </w:rPr>
                <w:t>Thống kê được tổng số khách hàng đã mua thuốc trong mỗi tháng.</w:t>
              </w:r>
            </w:ins>
          </w:p>
        </w:tc>
      </w:tr>
      <w:tr w:rsidR="007B2A1A" w:rsidRPr="005103C6" w:rsidTr="00E16E77">
        <w:trPr>
          <w:jc w:val="center"/>
          <w:ins w:id="2022" w:author="Weekend Nguyen" w:date="2017-09-13T20:32:00Z"/>
        </w:trPr>
        <w:tc>
          <w:tcPr>
            <w:tcW w:w="1265" w:type="pct"/>
          </w:tcPr>
          <w:p w:rsidR="007B2A1A" w:rsidRPr="005103C6" w:rsidRDefault="007B2A1A" w:rsidP="00E16E77">
            <w:pPr>
              <w:pStyle w:val="TableHeader"/>
              <w:spacing w:before="0"/>
              <w:rPr>
                <w:ins w:id="2023" w:author="Weekend Nguyen" w:date="2017-09-13T20:32:00Z"/>
                <w:rFonts w:ascii="Times New Roman" w:hAnsi="Times New Roman" w:cs="Times New Roman"/>
                <w:b w:val="0"/>
                <w:sz w:val="26"/>
                <w:szCs w:val="26"/>
              </w:rPr>
            </w:pPr>
            <w:ins w:id="2024" w:author="Weekend Nguyen" w:date="2017-09-13T20:32:00Z">
              <w:r w:rsidRPr="005103C6">
                <w:rPr>
                  <w:rFonts w:ascii="Times New Roman" w:hAnsi="Times New Roman" w:cs="Times New Roman"/>
                  <w:b w:val="0"/>
                  <w:sz w:val="26"/>
                  <w:szCs w:val="26"/>
                </w:rPr>
                <w:t>Mô tả:</w:t>
              </w:r>
            </w:ins>
          </w:p>
        </w:tc>
        <w:tc>
          <w:tcPr>
            <w:tcW w:w="3735" w:type="pct"/>
          </w:tcPr>
          <w:p w:rsidR="007B2A1A" w:rsidRPr="00EF3CBF" w:rsidRDefault="007B2A1A" w:rsidP="00E16E77">
            <w:pPr>
              <w:pStyle w:val="InfoBlue"/>
              <w:spacing w:before="0" w:line="240" w:lineRule="auto"/>
              <w:rPr>
                <w:ins w:id="2025" w:author="Weekend Nguyen" w:date="2017-09-13T20:32:00Z"/>
                <w:rFonts w:ascii="Times New Roman" w:hAnsi="Times New Roman"/>
                <w:i w:val="0"/>
                <w:color w:val="auto"/>
                <w:sz w:val="26"/>
                <w:szCs w:val="26"/>
                <w:rPrChange w:id="2026" w:author="Weekend Nguyen" w:date="2017-09-13T21:00:00Z">
                  <w:rPr>
                    <w:ins w:id="2027" w:author="Weekend Nguyen" w:date="2017-09-13T20:32:00Z"/>
                    <w:rFonts w:ascii="Times New Roman" w:hAnsi="Times New Roman"/>
                    <w:sz w:val="26"/>
                    <w:szCs w:val="26"/>
                  </w:rPr>
                </w:rPrChange>
              </w:rPr>
            </w:pPr>
            <w:ins w:id="2028" w:author="Weekend Nguyen" w:date="2017-09-13T20:32:00Z">
              <w:r w:rsidRPr="00EF3CBF">
                <w:rPr>
                  <w:rFonts w:ascii="Times New Roman" w:hAnsi="Times New Roman"/>
                  <w:i w:val="0"/>
                  <w:color w:val="auto"/>
                  <w:sz w:val="26"/>
                  <w:szCs w:val="26"/>
                  <w:rPrChange w:id="2029" w:author="Weekend Nguyen" w:date="2017-09-13T21:00:00Z">
                    <w:rPr>
                      <w:rFonts w:ascii="Times New Roman" w:hAnsi="Times New Roman"/>
                      <w:sz w:val="26"/>
                      <w:szCs w:val="26"/>
                    </w:rPr>
                  </w:rPrChange>
                </w:rPr>
                <w:t>Use case cho phép nhân viên thống kê lại tổng số những khách hàng đã đến quầy thuốc để mua thuốc.</w:t>
              </w:r>
            </w:ins>
          </w:p>
        </w:tc>
      </w:tr>
      <w:tr w:rsidR="007B2A1A" w:rsidRPr="005103C6" w:rsidTr="00E16E77">
        <w:trPr>
          <w:jc w:val="center"/>
          <w:ins w:id="2030" w:author="Weekend Nguyen" w:date="2017-09-13T20:32:00Z"/>
        </w:trPr>
        <w:tc>
          <w:tcPr>
            <w:tcW w:w="1265" w:type="pct"/>
          </w:tcPr>
          <w:p w:rsidR="007B2A1A" w:rsidRPr="005103C6" w:rsidRDefault="007B2A1A" w:rsidP="00E16E77">
            <w:pPr>
              <w:pStyle w:val="TableHeader"/>
              <w:spacing w:before="0"/>
              <w:rPr>
                <w:ins w:id="2031" w:author="Weekend Nguyen" w:date="2017-09-13T20:32:00Z"/>
                <w:rFonts w:ascii="Times New Roman" w:hAnsi="Times New Roman" w:cs="Times New Roman"/>
                <w:b w:val="0"/>
                <w:sz w:val="26"/>
                <w:szCs w:val="26"/>
              </w:rPr>
            </w:pPr>
            <w:ins w:id="2032" w:author="Weekend Nguyen" w:date="2017-09-13T20:32:00Z">
              <w:r w:rsidRPr="005103C6">
                <w:rPr>
                  <w:rFonts w:ascii="Times New Roman" w:hAnsi="Times New Roman" w:cs="Times New Roman"/>
                  <w:b w:val="0"/>
                  <w:sz w:val="26"/>
                  <w:szCs w:val="26"/>
                </w:rPr>
                <w:t>Tác nhân:</w:t>
              </w:r>
            </w:ins>
          </w:p>
        </w:tc>
        <w:tc>
          <w:tcPr>
            <w:tcW w:w="3735" w:type="pct"/>
          </w:tcPr>
          <w:p w:rsidR="007B2A1A" w:rsidRPr="00EF3CBF" w:rsidRDefault="007B2A1A" w:rsidP="00E16E77">
            <w:pPr>
              <w:pStyle w:val="InfoBlue"/>
              <w:tabs>
                <w:tab w:val="left" w:pos="4755"/>
              </w:tabs>
              <w:spacing w:before="0" w:line="240" w:lineRule="auto"/>
              <w:rPr>
                <w:ins w:id="2033" w:author="Weekend Nguyen" w:date="2017-09-13T20:32:00Z"/>
                <w:rFonts w:ascii="Times New Roman" w:hAnsi="Times New Roman"/>
                <w:i w:val="0"/>
                <w:color w:val="auto"/>
                <w:sz w:val="26"/>
                <w:szCs w:val="26"/>
                <w:rPrChange w:id="2034" w:author="Weekend Nguyen" w:date="2017-09-13T21:00:00Z">
                  <w:rPr>
                    <w:ins w:id="2035" w:author="Weekend Nguyen" w:date="2017-09-13T20:32:00Z"/>
                    <w:rFonts w:ascii="Times New Roman" w:hAnsi="Times New Roman"/>
                    <w:sz w:val="26"/>
                    <w:szCs w:val="26"/>
                  </w:rPr>
                </w:rPrChange>
              </w:rPr>
            </w:pPr>
            <w:ins w:id="2036" w:author="Weekend Nguyen" w:date="2017-09-13T20:32:00Z">
              <w:r w:rsidRPr="00EF3CBF">
                <w:rPr>
                  <w:rFonts w:ascii="Times New Roman" w:hAnsi="Times New Roman"/>
                  <w:i w:val="0"/>
                  <w:color w:val="auto"/>
                  <w:sz w:val="26"/>
                  <w:szCs w:val="26"/>
                  <w:rPrChange w:id="2037" w:author="Weekend Nguyen" w:date="2017-09-13T21:00:00Z">
                    <w:rPr>
                      <w:rFonts w:ascii="Times New Roman" w:hAnsi="Times New Roman"/>
                      <w:sz w:val="26"/>
                      <w:szCs w:val="26"/>
                    </w:rPr>
                  </w:rPrChange>
                </w:rPr>
                <w:t>Nhân viên thống kê.</w:t>
              </w:r>
              <w:r w:rsidRPr="00EF3CBF">
                <w:rPr>
                  <w:rFonts w:ascii="Times New Roman" w:hAnsi="Times New Roman"/>
                  <w:i w:val="0"/>
                  <w:color w:val="auto"/>
                  <w:sz w:val="26"/>
                  <w:szCs w:val="26"/>
                  <w:rPrChange w:id="2038" w:author="Weekend Nguyen" w:date="2017-09-13T21:00:00Z">
                    <w:rPr>
                      <w:rFonts w:ascii="Times New Roman" w:hAnsi="Times New Roman"/>
                      <w:sz w:val="26"/>
                      <w:szCs w:val="26"/>
                    </w:rPr>
                  </w:rPrChange>
                </w:rPr>
                <w:tab/>
              </w:r>
            </w:ins>
          </w:p>
        </w:tc>
      </w:tr>
      <w:tr w:rsidR="007B2A1A" w:rsidRPr="005103C6" w:rsidTr="00E16E77">
        <w:trPr>
          <w:jc w:val="center"/>
          <w:ins w:id="2039" w:author="Weekend Nguyen" w:date="2017-09-13T20:32:00Z"/>
        </w:trPr>
        <w:tc>
          <w:tcPr>
            <w:tcW w:w="1265" w:type="pct"/>
          </w:tcPr>
          <w:p w:rsidR="007B2A1A" w:rsidRPr="005103C6" w:rsidRDefault="007B2A1A" w:rsidP="00E16E77">
            <w:pPr>
              <w:pStyle w:val="TableHeader"/>
              <w:spacing w:before="0"/>
              <w:rPr>
                <w:ins w:id="2040" w:author="Weekend Nguyen" w:date="2017-09-13T20:32:00Z"/>
                <w:rFonts w:ascii="Times New Roman" w:hAnsi="Times New Roman" w:cs="Times New Roman"/>
                <w:b w:val="0"/>
                <w:sz w:val="26"/>
                <w:szCs w:val="26"/>
              </w:rPr>
            </w:pPr>
            <w:ins w:id="2041"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EF3CBF" w:rsidRDefault="007B2A1A" w:rsidP="00E16E77">
            <w:pPr>
              <w:pStyle w:val="InfoBlue"/>
              <w:spacing w:before="0" w:line="240" w:lineRule="auto"/>
              <w:rPr>
                <w:ins w:id="2042" w:author="Weekend Nguyen" w:date="2017-09-13T20:32:00Z"/>
                <w:rFonts w:ascii="Times New Roman" w:hAnsi="Times New Roman"/>
                <w:i w:val="0"/>
                <w:color w:val="auto"/>
                <w:sz w:val="26"/>
                <w:szCs w:val="26"/>
                <w:rPrChange w:id="2043" w:author="Weekend Nguyen" w:date="2017-09-13T21:00:00Z">
                  <w:rPr>
                    <w:ins w:id="2044" w:author="Weekend Nguyen" w:date="2017-09-13T20:32:00Z"/>
                    <w:rFonts w:ascii="Times New Roman" w:hAnsi="Times New Roman"/>
                    <w:sz w:val="26"/>
                    <w:szCs w:val="26"/>
                  </w:rPr>
                </w:rPrChange>
              </w:rPr>
            </w:pPr>
            <w:ins w:id="2045" w:author="Weekend Nguyen" w:date="2017-09-13T20:32:00Z">
              <w:r w:rsidRPr="00EF3CBF">
                <w:rPr>
                  <w:rFonts w:ascii="Times New Roman" w:hAnsi="Times New Roman"/>
                  <w:i w:val="0"/>
                  <w:color w:val="auto"/>
                  <w:sz w:val="26"/>
                  <w:szCs w:val="26"/>
                  <w:rPrChange w:id="2046" w:author="Weekend Nguyen" w:date="2017-09-13T21:00:00Z">
                    <w:rPr>
                      <w:rFonts w:ascii="Times New Roman" w:hAnsi="Times New Roman"/>
                      <w:sz w:val="26"/>
                      <w:szCs w:val="26"/>
                    </w:rPr>
                  </w:rPrChange>
                </w:rPr>
                <w:t>Nhân viên đăng nhập vào hệ thống và thực hiện thống kê thông tin khách hàng.</w:t>
              </w:r>
            </w:ins>
          </w:p>
        </w:tc>
      </w:tr>
      <w:tr w:rsidR="007B2A1A" w:rsidRPr="005103C6" w:rsidTr="00E16E77">
        <w:trPr>
          <w:jc w:val="center"/>
          <w:ins w:id="2047" w:author="Weekend Nguyen" w:date="2017-09-13T20:32:00Z"/>
        </w:trPr>
        <w:tc>
          <w:tcPr>
            <w:tcW w:w="1265" w:type="pct"/>
          </w:tcPr>
          <w:p w:rsidR="007B2A1A" w:rsidRPr="005103C6" w:rsidRDefault="007B2A1A" w:rsidP="00E16E77">
            <w:pPr>
              <w:pStyle w:val="TableHeader"/>
              <w:spacing w:before="0"/>
              <w:rPr>
                <w:ins w:id="2048" w:author="Weekend Nguyen" w:date="2017-09-13T20:32:00Z"/>
                <w:rFonts w:ascii="Times New Roman" w:hAnsi="Times New Roman" w:cs="Times New Roman"/>
                <w:b w:val="0"/>
                <w:sz w:val="26"/>
                <w:szCs w:val="26"/>
              </w:rPr>
            </w:pPr>
            <w:ins w:id="2049"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EF3CBF" w:rsidRDefault="007B2A1A" w:rsidP="00E16E77">
            <w:pPr>
              <w:pStyle w:val="InfoBlue"/>
              <w:spacing w:before="0" w:line="240" w:lineRule="auto"/>
              <w:rPr>
                <w:ins w:id="2050" w:author="Weekend Nguyen" w:date="2017-09-13T20:32:00Z"/>
                <w:rFonts w:ascii="Times New Roman" w:hAnsi="Times New Roman"/>
                <w:i w:val="0"/>
                <w:color w:val="auto"/>
                <w:sz w:val="26"/>
                <w:szCs w:val="26"/>
                <w:rPrChange w:id="2051" w:author="Weekend Nguyen" w:date="2017-09-13T21:00:00Z">
                  <w:rPr>
                    <w:ins w:id="2052" w:author="Weekend Nguyen" w:date="2017-09-13T20:32:00Z"/>
                    <w:rFonts w:ascii="Times New Roman" w:hAnsi="Times New Roman"/>
                    <w:sz w:val="26"/>
                    <w:szCs w:val="26"/>
                  </w:rPr>
                </w:rPrChange>
              </w:rPr>
            </w:pPr>
            <w:ins w:id="2053" w:author="Weekend Nguyen" w:date="2017-09-13T20:32:00Z">
              <w:r w:rsidRPr="00EF3CBF">
                <w:rPr>
                  <w:rFonts w:ascii="Times New Roman" w:hAnsi="Times New Roman"/>
                  <w:i w:val="0"/>
                  <w:color w:val="auto"/>
                  <w:sz w:val="26"/>
                  <w:szCs w:val="26"/>
                  <w:rPrChange w:id="2054" w:author="Weekend Nguyen" w:date="2017-09-13T21:00:00Z">
                    <w:rPr>
                      <w:rFonts w:ascii="Times New Roman" w:hAnsi="Times New Roman"/>
                      <w:sz w:val="26"/>
                      <w:szCs w:val="26"/>
                    </w:rPr>
                  </w:rPrChange>
                </w:rPr>
                <w:t>Thống kê được tổng số những khách hàng đã mua thuốc.</w:t>
              </w:r>
            </w:ins>
          </w:p>
        </w:tc>
      </w:tr>
      <w:tr w:rsidR="007B2A1A" w:rsidRPr="005103C6" w:rsidTr="00E16E77">
        <w:trPr>
          <w:jc w:val="center"/>
          <w:ins w:id="2055" w:author="Weekend Nguyen" w:date="2017-09-13T20:32:00Z"/>
        </w:trPr>
        <w:tc>
          <w:tcPr>
            <w:tcW w:w="1265" w:type="pct"/>
          </w:tcPr>
          <w:p w:rsidR="007B2A1A" w:rsidRPr="005103C6" w:rsidRDefault="007B2A1A" w:rsidP="00E16E77">
            <w:pPr>
              <w:pStyle w:val="TableHeader"/>
              <w:spacing w:before="0"/>
              <w:rPr>
                <w:ins w:id="2056" w:author="Weekend Nguyen" w:date="2017-09-13T20:32:00Z"/>
                <w:rFonts w:ascii="Times New Roman" w:hAnsi="Times New Roman" w:cs="Times New Roman"/>
                <w:b w:val="0"/>
                <w:sz w:val="26"/>
                <w:szCs w:val="26"/>
              </w:rPr>
            </w:pPr>
            <w:ins w:id="2057"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EF3CBF" w:rsidRDefault="007B2A1A" w:rsidP="007B2A1A">
            <w:pPr>
              <w:pStyle w:val="InfoBlue"/>
              <w:numPr>
                <w:ilvl w:val="0"/>
                <w:numId w:val="27"/>
              </w:numPr>
              <w:spacing w:before="0" w:line="240" w:lineRule="auto"/>
              <w:rPr>
                <w:ins w:id="2058" w:author="Weekend Nguyen" w:date="2017-09-13T20:32:00Z"/>
                <w:rFonts w:ascii="Times New Roman" w:hAnsi="Times New Roman"/>
                <w:i w:val="0"/>
                <w:color w:val="auto"/>
                <w:sz w:val="26"/>
                <w:szCs w:val="26"/>
                <w:rPrChange w:id="2059" w:author="Weekend Nguyen" w:date="2017-09-13T21:00:00Z">
                  <w:rPr>
                    <w:ins w:id="2060" w:author="Weekend Nguyen" w:date="2017-09-13T20:32:00Z"/>
                    <w:rFonts w:ascii="Times New Roman" w:hAnsi="Times New Roman"/>
                    <w:sz w:val="26"/>
                    <w:szCs w:val="26"/>
                  </w:rPr>
                </w:rPrChange>
              </w:rPr>
            </w:pPr>
            <w:ins w:id="2061" w:author="Weekend Nguyen" w:date="2017-09-13T20:32:00Z">
              <w:r w:rsidRPr="00EF3CBF">
                <w:rPr>
                  <w:rFonts w:ascii="Times New Roman" w:hAnsi="Times New Roman"/>
                  <w:i w:val="0"/>
                  <w:color w:val="auto"/>
                  <w:sz w:val="26"/>
                  <w:szCs w:val="26"/>
                  <w:rPrChange w:id="2062" w:author="Weekend Nguyen" w:date="2017-09-13T21:00:00Z">
                    <w:rPr>
                      <w:rFonts w:ascii="Times New Roman" w:hAnsi="Times New Roman"/>
                      <w:sz w:val="26"/>
                      <w:szCs w:val="26"/>
                    </w:rPr>
                  </w:rPrChange>
                </w:rPr>
                <w:t>Hệ thống hiển thị giao diện thống kê thông tin khách hàng.</w:t>
              </w:r>
            </w:ins>
          </w:p>
          <w:p w:rsidR="007B2A1A" w:rsidRPr="00EF3CBF" w:rsidRDefault="007B2A1A" w:rsidP="007B2A1A">
            <w:pPr>
              <w:pStyle w:val="InfoBlue"/>
              <w:numPr>
                <w:ilvl w:val="0"/>
                <w:numId w:val="27"/>
              </w:numPr>
              <w:spacing w:before="0" w:line="240" w:lineRule="auto"/>
              <w:rPr>
                <w:ins w:id="2063" w:author="Weekend Nguyen" w:date="2017-09-13T20:32:00Z"/>
                <w:rFonts w:ascii="Times New Roman" w:hAnsi="Times New Roman"/>
                <w:i w:val="0"/>
                <w:color w:val="auto"/>
                <w:sz w:val="26"/>
                <w:szCs w:val="26"/>
                <w:rPrChange w:id="2064" w:author="Weekend Nguyen" w:date="2017-09-13T21:00:00Z">
                  <w:rPr>
                    <w:ins w:id="2065" w:author="Weekend Nguyen" w:date="2017-09-13T20:32:00Z"/>
                    <w:rFonts w:ascii="Times New Roman" w:hAnsi="Times New Roman"/>
                    <w:sz w:val="26"/>
                    <w:szCs w:val="26"/>
                  </w:rPr>
                </w:rPrChange>
              </w:rPr>
            </w:pPr>
            <w:ins w:id="2066" w:author="Weekend Nguyen" w:date="2017-09-13T20:32:00Z">
              <w:r w:rsidRPr="00EF3CBF">
                <w:rPr>
                  <w:rFonts w:ascii="Times New Roman" w:hAnsi="Times New Roman"/>
                  <w:i w:val="0"/>
                  <w:color w:val="auto"/>
                  <w:sz w:val="26"/>
                  <w:szCs w:val="26"/>
                  <w:rPrChange w:id="2067" w:author="Weekend Nguyen" w:date="2017-09-13T21:00:00Z">
                    <w:rPr>
                      <w:rFonts w:ascii="Times New Roman" w:hAnsi="Times New Roman"/>
                      <w:sz w:val="26"/>
                      <w:szCs w:val="26"/>
                    </w:rPr>
                  </w:rPrChange>
                </w:rPr>
                <w:t>Nhân viên nhập vào tháng,</w:t>
              </w:r>
            </w:ins>
            <w:ins w:id="2068" w:author="Weekend Nguyen" w:date="2017-09-13T21:00:00Z">
              <w:r w:rsidR="00EF3CBF">
                <w:rPr>
                  <w:rFonts w:ascii="Times New Roman" w:hAnsi="Times New Roman"/>
                  <w:i w:val="0"/>
                  <w:color w:val="auto"/>
                  <w:sz w:val="26"/>
                  <w:szCs w:val="26"/>
                </w:rPr>
                <w:t xml:space="preserve"> </w:t>
              </w:r>
            </w:ins>
            <w:ins w:id="2069" w:author="Weekend Nguyen" w:date="2017-09-13T20:32:00Z">
              <w:r w:rsidRPr="00EF3CBF">
                <w:rPr>
                  <w:rFonts w:ascii="Times New Roman" w:hAnsi="Times New Roman"/>
                  <w:i w:val="0"/>
                  <w:color w:val="auto"/>
                  <w:sz w:val="26"/>
                  <w:szCs w:val="26"/>
                  <w:rPrChange w:id="2070" w:author="Weekend Nguyen" w:date="2017-09-13T21:00:00Z">
                    <w:rPr>
                      <w:rFonts w:ascii="Times New Roman" w:hAnsi="Times New Roman"/>
                      <w:sz w:val="26"/>
                      <w:szCs w:val="26"/>
                    </w:rPr>
                  </w:rPrChange>
                </w:rPr>
                <w:t>năm cần thống kê thống kê khách hàng.</w:t>
              </w:r>
            </w:ins>
          </w:p>
          <w:p w:rsidR="007B2A1A" w:rsidRPr="00EF3CBF" w:rsidRDefault="007B2A1A" w:rsidP="007B2A1A">
            <w:pPr>
              <w:pStyle w:val="InfoBlue"/>
              <w:numPr>
                <w:ilvl w:val="0"/>
                <w:numId w:val="27"/>
              </w:numPr>
              <w:spacing w:before="0" w:line="240" w:lineRule="auto"/>
              <w:rPr>
                <w:ins w:id="2071" w:author="Weekend Nguyen" w:date="2017-09-13T20:32:00Z"/>
                <w:rFonts w:ascii="Times New Roman" w:hAnsi="Times New Roman"/>
                <w:i w:val="0"/>
                <w:color w:val="auto"/>
                <w:sz w:val="26"/>
                <w:szCs w:val="26"/>
                <w:rPrChange w:id="2072" w:author="Weekend Nguyen" w:date="2017-09-13T21:00:00Z">
                  <w:rPr>
                    <w:ins w:id="2073" w:author="Weekend Nguyen" w:date="2017-09-13T20:32:00Z"/>
                    <w:rFonts w:ascii="Times New Roman" w:hAnsi="Times New Roman"/>
                    <w:sz w:val="26"/>
                    <w:szCs w:val="26"/>
                  </w:rPr>
                </w:rPrChange>
              </w:rPr>
            </w:pPr>
            <w:ins w:id="2074" w:author="Weekend Nguyen" w:date="2017-09-13T20:32:00Z">
              <w:r w:rsidRPr="00EF3CBF">
                <w:rPr>
                  <w:rFonts w:ascii="Times New Roman" w:hAnsi="Times New Roman"/>
                  <w:i w:val="0"/>
                  <w:color w:val="auto"/>
                  <w:sz w:val="26"/>
                  <w:szCs w:val="26"/>
                  <w:rPrChange w:id="2075" w:author="Weekend Nguyen" w:date="2017-09-13T21:00:00Z">
                    <w:rPr>
                      <w:rFonts w:ascii="Times New Roman" w:hAnsi="Times New Roman"/>
                      <w:sz w:val="26"/>
                      <w:szCs w:val="26"/>
                    </w:rPr>
                  </w:rPrChange>
                </w:rPr>
                <w:t>Hệ thống hiển thị thông tin những khách hàng đã mua thuốc trong thời gian mà nhân viên nhập vào hệ thống.</w:t>
              </w:r>
            </w:ins>
          </w:p>
        </w:tc>
      </w:tr>
    </w:tbl>
    <w:p w:rsidR="007B2A1A" w:rsidRPr="005103C6" w:rsidRDefault="007B2A1A" w:rsidP="007B2A1A">
      <w:pPr>
        <w:spacing w:after="120" w:line="240" w:lineRule="auto"/>
        <w:rPr>
          <w:ins w:id="2076"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077" w:author="Weekend Nguyen" w:date="2017-09-13T20:32:00Z"/>
          <w:rFonts w:ascii="Times New Roman" w:hAnsi="Times New Roman"/>
          <w:sz w:val="26"/>
          <w:szCs w:val="26"/>
        </w:rPr>
      </w:pPr>
      <w:ins w:id="2078" w:author="Weekend Nguyen" w:date="2017-09-13T20:32:00Z">
        <w:r w:rsidRPr="005103C6">
          <w:rPr>
            <w:rFonts w:ascii="Times New Roman" w:hAnsi="Times New Roman"/>
            <w:sz w:val="26"/>
            <w:szCs w:val="26"/>
          </w:rPr>
          <w:t>Biểu đồ</w:t>
        </w:r>
      </w:ins>
    </w:p>
    <w:p w:rsidR="00051D72" w:rsidRDefault="00E85122" w:rsidP="007B2A1A">
      <w:pPr>
        <w:rPr>
          <w:ins w:id="2079" w:author="Weekend Nguyen" w:date="2017-09-13T21:15:00Z"/>
          <w:rFonts w:ascii="Times New Roman" w:hAnsi="Times New Roman"/>
          <w:b/>
          <w:sz w:val="26"/>
          <w:szCs w:val="26"/>
        </w:rPr>
      </w:pPr>
      <w:ins w:id="2080" w:author="Weekend Nguyen" w:date="2017-09-13T21:11:00Z">
        <w:r>
          <w:rPr>
            <w:noProof/>
          </w:rPr>
          <w:drawing>
            <wp:inline distT="0" distB="0" distL="0" distR="0" wp14:anchorId="47CC44C2" wp14:editId="2881B981">
              <wp:extent cx="629602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6025" cy="2933700"/>
                      </a:xfrm>
                      <a:prstGeom prst="rect">
                        <a:avLst/>
                      </a:prstGeom>
                    </pic:spPr>
                  </pic:pic>
                </a:graphicData>
              </a:graphic>
            </wp:inline>
          </w:drawing>
        </w:r>
      </w:ins>
    </w:p>
    <w:p w:rsidR="007B2A1A" w:rsidRDefault="00051D72" w:rsidP="007B2A1A">
      <w:pPr>
        <w:rPr>
          <w:ins w:id="2081" w:author="Weekend Nguyen" w:date="2017-09-13T20:32:00Z"/>
          <w:rFonts w:ascii="Times New Roman" w:eastAsia="Times New Roman" w:hAnsi="Times New Roman" w:cs="Times New Roman"/>
          <w:b/>
          <w:sz w:val="26"/>
          <w:szCs w:val="26"/>
        </w:rPr>
      </w:pPr>
      <w:ins w:id="2082" w:author="Weekend Nguyen" w:date="2017-09-13T21:15:00Z">
        <w:r w:rsidRPr="00051D72">
          <w:rPr>
            <w:rFonts w:ascii="Times New Roman" w:hAnsi="Times New Roman"/>
            <w:b/>
            <w:noProof/>
            <w:sz w:val="26"/>
            <w:szCs w:val="26"/>
          </w:rPr>
          <w:lastRenderedPageBreak/>
          <w:drawing>
            <wp:inline distT="0" distB="0" distL="0" distR="0">
              <wp:extent cx="6086475" cy="4705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4705350"/>
                      </a:xfrm>
                      <a:prstGeom prst="rect">
                        <a:avLst/>
                      </a:prstGeom>
                      <a:noFill/>
                      <a:ln>
                        <a:noFill/>
                      </a:ln>
                    </pic:spPr>
                  </pic:pic>
                </a:graphicData>
              </a:graphic>
            </wp:inline>
          </w:drawing>
        </w:r>
      </w:ins>
      <w:ins w:id="2083" w:author="Weekend Nguyen" w:date="2017-09-13T20:32:00Z">
        <w:r w:rsidR="007B2A1A">
          <w:rPr>
            <w:rFonts w:ascii="Times New Roman" w:hAnsi="Times New Roman"/>
            <w:b/>
            <w:sz w:val="26"/>
            <w:szCs w:val="26"/>
          </w:rPr>
          <w:br w:type="page"/>
        </w:r>
      </w:ins>
    </w:p>
    <w:p w:rsidR="007B2A1A" w:rsidRPr="005103C6" w:rsidRDefault="007B2A1A" w:rsidP="007B2A1A">
      <w:pPr>
        <w:pStyle w:val="Heading2"/>
        <w:spacing w:before="0" w:line="240" w:lineRule="auto"/>
        <w:ind w:left="600" w:hanging="600"/>
        <w:rPr>
          <w:ins w:id="2084" w:author="Weekend Nguyen" w:date="2017-09-13T20:32:00Z"/>
          <w:rFonts w:ascii="Times New Roman" w:hAnsi="Times New Roman"/>
          <w:sz w:val="26"/>
          <w:szCs w:val="26"/>
        </w:rPr>
      </w:pPr>
      <w:ins w:id="2085" w:author="Weekend Nguyen" w:date="2017-09-13T20:32:00Z">
        <w:r w:rsidRPr="005103C6">
          <w:rPr>
            <w:rFonts w:ascii="Times New Roman" w:hAnsi="Times New Roman"/>
            <w:sz w:val="26"/>
            <w:szCs w:val="26"/>
          </w:rPr>
          <w:lastRenderedPageBreak/>
          <w:t>UC0</w:t>
        </w:r>
        <w:r w:rsidR="000946A8">
          <w:rPr>
            <w:rFonts w:ascii="Times New Roman" w:hAnsi="Times New Roman"/>
            <w:sz w:val="26"/>
            <w:szCs w:val="26"/>
          </w:rPr>
          <w:t>12</w:t>
        </w:r>
        <w:r>
          <w:rPr>
            <w:rFonts w:ascii="Times New Roman" w:hAnsi="Times New Roman"/>
            <w:sz w:val="26"/>
            <w:szCs w:val="26"/>
          </w:rPr>
          <w:t>_Thống kê số lượng và thông tin thuốc mới nhập</w:t>
        </w:r>
      </w:ins>
    </w:p>
    <w:p w:rsidR="007B2A1A" w:rsidRPr="005103C6" w:rsidRDefault="007B2A1A" w:rsidP="007B2A1A">
      <w:pPr>
        <w:pStyle w:val="Heading3"/>
        <w:spacing w:before="0" w:line="240" w:lineRule="auto"/>
        <w:rPr>
          <w:ins w:id="2086" w:author="Weekend Nguyen" w:date="2017-09-13T20:32:00Z"/>
          <w:rFonts w:ascii="Times New Roman" w:hAnsi="Times New Roman"/>
          <w:sz w:val="26"/>
          <w:szCs w:val="26"/>
        </w:rPr>
      </w:pPr>
      <w:ins w:id="2087" w:author="Weekend Nguyen" w:date="2017-09-13T20:32:00Z">
        <w:r w:rsidRPr="005103C6">
          <w:rPr>
            <w:rFonts w:ascii="Times New Roman" w:hAnsi="Times New Roman"/>
            <w:sz w:val="26"/>
            <w:szCs w:val="26"/>
          </w:rPr>
          <w:t>Mô tả use case UC0</w:t>
        </w:r>
        <w:r w:rsidR="000946A8">
          <w:rPr>
            <w:rFonts w:ascii="Times New Roman" w:hAnsi="Times New Roman"/>
            <w:sz w:val="26"/>
            <w:szCs w:val="26"/>
          </w:rPr>
          <w:t>12</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jc w:val="center"/>
          <w:ins w:id="2088" w:author="Weekend Nguyen" w:date="2017-09-13T20:32:00Z"/>
        </w:trPr>
        <w:tc>
          <w:tcPr>
            <w:tcW w:w="5000" w:type="pct"/>
            <w:gridSpan w:val="2"/>
          </w:tcPr>
          <w:p w:rsidR="007B2A1A" w:rsidRPr="005103C6" w:rsidRDefault="007B2A1A" w:rsidP="00E16E77">
            <w:pPr>
              <w:spacing w:after="120"/>
              <w:rPr>
                <w:ins w:id="2089" w:author="Weekend Nguyen" w:date="2017-09-13T20:32:00Z"/>
                <w:rFonts w:ascii="Times New Roman" w:hAnsi="Times New Roman" w:cs="Times New Roman"/>
                <w:b/>
                <w:sz w:val="26"/>
                <w:szCs w:val="26"/>
              </w:rPr>
            </w:pPr>
            <w:ins w:id="2090" w:author="Weekend Nguyen" w:date="2017-09-13T20:32:00Z">
              <w:r w:rsidRPr="005103C6">
                <w:rPr>
                  <w:rFonts w:ascii="Times New Roman" w:hAnsi="Times New Roman" w:cs="Times New Roman"/>
                  <w:b/>
                  <w:sz w:val="26"/>
                  <w:szCs w:val="26"/>
                </w:rPr>
                <w:t xml:space="preserve">Use case: </w:t>
              </w:r>
              <w:r w:rsidRPr="005B23C2">
                <w:rPr>
                  <w:rFonts w:ascii="Times New Roman" w:hAnsi="Times New Roman" w:cs="Times New Roman"/>
                  <w:b/>
                  <w:sz w:val="26"/>
                  <w:szCs w:val="26"/>
                  <w:rPrChange w:id="2091" w:author="Weekend Nguyen" w:date="2017-09-13T21:00:00Z">
                    <w:rPr>
                      <w:rFonts w:ascii="Times New Roman" w:hAnsi="Times New Roman" w:cs="Times New Roman"/>
                      <w:i/>
                      <w:color w:val="0000FF"/>
                      <w:sz w:val="26"/>
                      <w:szCs w:val="26"/>
                    </w:rPr>
                  </w:rPrChange>
                </w:rPr>
                <w:t>UC011_Thống kê số lượng và thông tin thuốc mới nhập</w:t>
              </w:r>
            </w:ins>
          </w:p>
        </w:tc>
      </w:tr>
      <w:tr w:rsidR="007B2A1A" w:rsidRPr="005103C6" w:rsidTr="00E16E77">
        <w:trPr>
          <w:jc w:val="center"/>
          <w:ins w:id="2092" w:author="Weekend Nguyen" w:date="2017-09-13T20:32:00Z"/>
        </w:trPr>
        <w:tc>
          <w:tcPr>
            <w:tcW w:w="1265" w:type="pct"/>
          </w:tcPr>
          <w:p w:rsidR="007B2A1A" w:rsidRPr="005103C6" w:rsidRDefault="007B2A1A" w:rsidP="00E16E77">
            <w:pPr>
              <w:pStyle w:val="TableHeader"/>
              <w:spacing w:before="0"/>
              <w:rPr>
                <w:ins w:id="2093" w:author="Weekend Nguyen" w:date="2017-09-13T20:32:00Z"/>
                <w:rFonts w:ascii="Times New Roman" w:hAnsi="Times New Roman" w:cs="Times New Roman"/>
                <w:b w:val="0"/>
                <w:sz w:val="26"/>
                <w:szCs w:val="26"/>
              </w:rPr>
            </w:pPr>
            <w:ins w:id="2094" w:author="Weekend Nguyen" w:date="2017-09-13T20:32:00Z">
              <w:r w:rsidRPr="005103C6">
                <w:rPr>
                  <w:rFonts w:ascii="Times New Roman" w:hAnsi="Times New Roman" w:cs="Times New Roman"/>
                  <w:b w:val="0"/>
                  <w:sz w:val="26"/>
                  <w:szCs w:val="26"/>
                </w:rPr>
                <w:t>Mục đích:</w:t>
              </w:r>
            </w:ins>
          </w:p>
        </w:tc>
        <w:tc>
          <w:tcPr>
            <w:tcW w:w="3735" w:type="pct"/>
          </w:tcPr>
          <w:p w:rsidR="007B2A1A" w:rsidRPr="005B23C2" w:rsidRDefault="007B2A1A" w:rsidP="00E16E77">
            <w:pPr>
              <w:pStyle w:val="InfoBlue"/>
              <w:spacing w:before="0" w:line="240" w:lineRule="auto"/>
              <w:rPr>
                <w:ins w:id="2095" w:author="Weekend Nguyen" w:date="2017-09-13T20:32:00Z"/>
                <w:rFonts w:ascii="Times New Roman" w:hAnsi="Times New Roman"/>
                <w:i w:val="0"/>
                <w:color w:val="auto"/>
                <w:sz w:val="26"/>
                <w:szCs w:val="26"/>
                <w:rPrChange w:id="2096" w:author="Weekend Nguyen" w:date="2017-09-13T21:00:00Z">
                  <w:rPr>
                    <w:ins w:id="2097" w:author="Weekend Nguyen" w:date="2017-09-13T20:32:00Z"/>
                    <w:rFonts w:ascii="Times New Roman" w:hAnsi="Times New Roman"/>
                    <w:sz w:val="26"/>
                    <w:szCs w:val="26"/>
                  </w:rPr>
                </w:rPrChange>
              </w:rPr>
            </w:pPr>
            <w:ins w:id="2098" w:author="Weekend Nguyen" w:date="2017-09-13T20:32:00Z">
              <w:r w:rsidRPr="005B23C2">
                <w:rPr>
                  <w:rFonts w:ascii="Times New Roman" w:hAnsi="Times New Roman"/>
                  <w:i w:val="0"/>
                  <w:color w:val="auto"/>
                  <w:sz w:val="26"/>
                  <w:szCs w:val="26"/>
                  <w:rPrChange w:id="2099" w:author="Weekend Nguyen" w:date="2017-09-13T21:00:00Z">
                    <w:rPr>
                      <w:rFonts w:ascii="Times New Roman" w:hAnsi="Times New Roman"/>
                      <w:sz w:val="26"/>
                      <w:szCs w:val="26"/>
                    </w:rPr>
                  </w:rPrChange>
                </w:rPr>
                <w:t>Có được tổng số lượng và thông tin của những thuốc mới nhập.</w:t>
              </w:r>
            </w:ins>
          </w:p>
        </w:tc>
      </w:tr>
      <w:tr w:rsidR="007B2A1A" w:rsidRPr="005103C6" w:rsidTr="00E16E77">
        <w:trPr>
          <w:jc w:val="center"/>
          <w:ins w:id="2100" w:author="Weekend Nguyen" w:date="2017-09-13T20:32:00Z"/>
        </w:trPr>
        <w:tc>
          <w:tcPr>
            <w:tcW w:w="1265" w:type="pct"/>
          </w:tcPr>
          <w:p w:rsidR="007B2A1A" w:rsidRPr="005103C6" w:rsidRDefault="007B2A1A" w:rsidP="00E16E77">
            <w:pPr>
              <w:pStyle w:val="TableHeader"/>
              <w:spacing w:before="0"/>
              <w:rPr>
                <w:ins w:id="2101" w:author="Weekend Nguyen" w:date="2017-09-13T20:32:00Z"/>
                <w:rFonts w:ascii="Times New Roman" w:hAnsi="Times New Roman" w:cs="Times New Roman"/>
                <w:b w:val="0"/>
                <w:sz w:val="26"/>
                <w:szCs w:val="26"/>
              </w:rPr>
            </w:pPr>
            <w:ins w:id="2102" w:author="Weekend Nguyen" w:date="2017-09-13T20:32:00Z">
              <w:r w:rsidRPr="005103C6">
                <w:rPr>
                  <w:rFonts w:ascii="Times New Roman" w:hAnsi="Times New Roman" w:cs="Times New Roman"/>
                  <w:b w:val="0"/>
                  <w:sz w:val="26"/>
                  <w:szCs w:val="26"/>
                </w:rPr>
                <w:t>Mô tả:</w:t>
              </w:r>
            </w:ins>
          </w:p>
        </w:tc>
        <w:tc>
          <w:tcPr>
            <w:tcW w:w="3735" w:type="pct"/>
          </w:tcPr>
          <w:p w:rsidR="007B2A1A" w:rsidRPr="005B23C2" w:rsidRDefault="007B2A1A" w:rsidP="00E16E77">
            <w:pPr>
              <w:pStyle w:val="InfoBlue"/>
              <w:spacing w:before="0" w:line="240" w:lineRule="auto"/>
              <w:rPr>
                <w:ins w:id="2103" w:author="Weekend Nguyen" w:date="2017-09-13T20:32:00Z"/>
                <w:rFonts w:ascii="Times New Roman" w:hAnsi="Times New Roman"/>
                <w:i w:val="0"/>
                <w:color w:val="auto"/>
                <w:sz w:val="26"/>
                <w:szCs w:val="26"/>
                <w:rPrChange w:id="2104" w:author="Weekend Nguyen" w:date="2017-09-13T21:00:00Z">
                  <w:rPr>
                    <w:ins w:id="2105" w:author="Weekend Nguyen" w:date="2017-09-13T20:32:00Z"/>
                    <w:rFonts w:ascii="Times New Roman" w:hAnsi="Times New Roman"/>
                    <w:sz w:val="26"/>
                    <w:szCs w:val="26"/>
                  </w:rPr>
                </w:rPrChange>
              </w:rPr>
            </w:pPr>
            <w:ins w:id="2106" w:author="Weekend Nguyen" w:date="2017-09-13T20:32:00Z">
              <w:r w:rsidRPr="005B23C2">
                <w:rPr>
                  <w:rFonts w:ascii="Times New Roman" w:hAnsi="Times New Roman"/>
                  <w:i w:val="0"/>
                  <w:color w:val="auto"/>
                  <w:sz w:val="26"/>
                  <w:szCs w:val="26"/>
                  <w:rPrChange w:id="2107" w:author="Weekend Nguyen" w:date="2017-09-13T21:00:00Z">
                    <w:rPr>
                      <w:rFonts w:ascii="Times New Roman" w:hAnsi="Times New Roman"/>
                      <w:sz w:val="26"/>
                      <w:szCs w:val="26"/>
                    </w:rPr>
                  </w:rPrChange>
                </w:rPr>
                <w:t>Use case cho phép nhân viên biết được số lượng thuốc đã nhập và những thông tin cần thiết của thuốc</w:t>
              </w:r>
            </w:ins>
          </w:p>
        </w:tc>
      </w:tr>
      <w:tr w:rsidR="007B2A1A" w:rsidRPr="005103C6" w:rsidTr="00E16E77">
        <w:trPr>
          <w:jc w:val="center"/>
          <w:ins w:id="2108" w:author="Weekend Nguyen" w:date="2017-09-13T20:32:00Z"/>
        </w:trPr>
        <w:tc>
          <w:tcPr>
            <w:tcW w:w="1265" w:type="pct"/>
          </w:tcPr>
          <w:p w:rsidR="007B2A1A" w:rsidRPr="005103C6" w:rsidRDefault="007B2A1A" w:rsidP="00E16E77">
            <w:pPr>
              <w:pStyle w:val="TableHeader"/>
              <w:spacing w:before="0"/>
              <w:rPr>
                <w:ins w:id="2109" w:author="Weekend Nguyen" w:date="2017-09-13T20:32:00Z"/>
                <w:rFonts w:ascii="Times New Roman" w:hAnsi="Times New Roman" w:cs="Times New Roman"/>
                <w:b w:val="0"/>
                <w:sz w:val="26"/>
                <w:szCs w:val="26"/>
              </w:rPr>
            </w:pPr>
            <w:ins w:id="2110" w:author="Weekend Nguyen" w:date="2017-09-13T20:32:00Z">
              <w:r w:rsidRPr="005103C6">
                <w:rPr>
                  <w:rFonts w:ascii="Times New Roman" w:hAnsi="Times New Roman" w:cs="Times New Roman"/>
                  <w:b w:val="0"/>
                  <w:sz w:val="26"/>
                  <w:szCs w:val="26"/>
                </w:rPr>
                <w:t>Tác nhân:</w:t>
              </w:r>
            </w:ins>
          </w:p>
        </w:tc>
        <w:tc>
          <w:tcPr>
            <w:tcW w:w="3735" w:type="pct"/>
          </w:tcPr>
          <w:p w:rsidR="007B2A1A" w:rsidRPr="005B23C2" w:rsidRDefault="007B2A1A" w:rsidP="00E16E77">
            <w:pPr>
              <w:pStyle w:val="InfoBlue"/>
              <w:tabs>
                <w:tab w:val="left" w:pos="4755"/>
              </w:tabs>
              <w:spacing w:before="0" w:line="240" w:lineRule="auto"/>
              <w:rPr>
                <w:ins w:id="2111" w:author="Weekend Nguyen" w:date="2017-09-13T20:32:00Z"/>
                <w:rFonts w:ascii="Times New Roman" w:hAnsi="Times New Roman"/>
                <w:i w:val="0"/>
                <w:color w:val="auto"/>
                <w:sz w:val="26"/>
                <w:szCs w:val="26"/>
                <w:rPrChange w:id="2112" w:author="Weekend Nguyen" w:date="2017-09-13T21:00:00Z">
                  <w:rPr>
                    <w:ins w:id="2113" w:author="Weekend Nguyen" w:date="2017-09-13T20:32:00Z"/>
                    <w:rFonts w:ascii="Times New Roman" w:hAnsi="Times New Roman"/>
                    <w:sz w:val="26"/>
                    <w:szCs w:val="26"/>
                  </w:rPr>
                </w:rPrChange>
              </w:rPr>
            </w:pPr>
            <w:ins w:id="2114" w:author="Weekend Nguyen" w:date="2017-09-13T20:32:00Z">
              <w:r w:rsidRPr="005B23C2">
                <w:rPr>
                  <w:rFonts w:ascii="Times New Roman" w:hAnsi="Times New Roman"/>
                  <w:i w:val="0"/>
                  <w:color w:val="auto"/>
                  <w:sz w:val="26"/>
                  <w:szCs w:val="26"/>
                  <w:rPrChange w:id="2115" w:author="Weekend Nguyen" w:date="2017-09-13T21:00:00Z">
                    <w:rPr>
                      <w:rFonts w:ascii="Times New Roman" w:hAnsi="Times New Roman"/>
                      <w:sz w:val="26"/>
                      <w:szCs w:val="26"/>
                    </w:rPr>
                  </w:rPrChange>
                </w:rPr>
                <w:t>Nhân viên thống kê.</w:t>
              </w:r>
              <w:r w:rsidRPr="005B23C2">
                <w:rPr>
                  <w:rFonts w:ascii="Times New Roman" w:hAnsi="Times New Roman"/>
                  <w:i w:val="0"/>
                  <w:color w:val="auto"/>
                  <w:sz w:val="26"/>
                  <w:szCs w:val="26"/>
                  <w:rPrChange w:id="2116" w:author="Weekend Nguyen" w:date="2017-09-13T21:00:00Z">
                    <w:rPr>
                      <w:rFonts w:ascii="Times New Roman" w:hAnsi="Times New Roman"/>
                      <w:sz w:val="26"/>
                      <w:szCs w:val="26"/>
                    </w:rPr>
                  </w:rPrChange>
                </w:rPr>
                <w:tab/>
              </w:r>
            </w:ins>
          </w:p>
        </w:tc>
      </w:tr>
      <w:tr w:rsidR="007B2A1A" w:rsidRPr="005103C6" w:rsidTr="00E16E77">
        <w:trPr>
          <w:jc w:val="center"/>
          <w:ins w:id="2117" w:author="Weekend Nguyen" w:date="2017-09-13T20:32:00Z"/>
        </w:trPr>
        <w:tc>
          <w:tcPr>
            <w:tcW w:w="1265" w:type="pct"/>
          </w:tcPr>
          <w:p w:rsidR="007B2A1A" w:rsidRPr="005103C6" w:rsidRDefault="007B2A1A" w:rsidP="00E16E77">
            <w:pPr>
              <w:pStyle w:val="TableHeader"/>
              <w:spacing w:before="0"/>
              <w:rPr>
                <w:ins w:id="2118" w:author="Weekend Nguyen" w:date="2017-09-13T20:32:00Z"/>
                <w:rFonts w:ascii="Times New Roman" w:hAnsi="Times New Roman" w:cs="Times New Roman"/>
                <w:b w:val="0"/>
                <w:sz w:val="26"/>
                <w:szCs w:val="26"/>
              </w:rPr>
            </w:pPr>
            <w:ins w:id="2119"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B23C2" w:rsidRDefault="007B2A1A" w:rsidP="00E16E77">
            <w:pPr>
              <w:pStyle w:val="InfoBlue"/>
              <w:spacing w:before="0" w:line="240" w:lineRule="auto"/>
              <w:rPr>
                <w:ins w:id="2120" w:author="Weekend Nguyen" w:date="2017-09-13T20:32:00Z"/>
                <w:rFonts w:ascii="Times New Roman" w:hAnsi="Times New Roman"/>
                <w:i w:val="0"/>
                <w:color w:val="auto"/>
                <w:sz w:val="26"/>
                <w:szCs w:val="26"/>
                <w:rPrChange w:id="2121" w:author="Weekend Nguyen" w:date="2017-09-13T21:00:00Z">
                  <w:rPr>
                    <w:ins w:id="2122" w:author="Weekend Nguyen" w:date="2017-09-13T20:32:00Z"/>
                    <w:rFonts w:ascii="Times New Roman" w:hAnsi="Times New Roman"/>
                    <w:sz w:val="26"/>
                    <w:szCs w:val="26"/>
                  </w:rPr>
                </w:rPrChange>
              </w:rPr>
            </w:pPr>
            <w:ins w:id="2123" w:author="Weekend Nguyen" w:date="2017-09-13T20:32:00Z">
              <w:r w:rsidRPr="005B23C2">
                <w:rPr>
                  <w:rFonts w:ascii="Times New Roman" w:hAnsi="Times New Roman"/>
                  <w:i w:val="0"/>
                  <w:color w:val="auto"/>
                  <w:sz w:val="26"/>
                  <w:szCs w:val="26"/>
                  <w:rPrChange w:id="2124" w:author="Weekend Nguyen" w:date="2017-09-13T21:00:00Z">
                    <w:rPr>
                      <w:rFonts w:ascii="Times New Roman" w:hAnsi="Times New Roman"/>
                      <w:sz w:val="26"/>
                      <w:szCs w:val="26"/>
                    </w:rPr>
                  </w:rPrChange>
                </w:rPr>
                <w:t>Nhân viên đăng nhập vào hệ thống và thực hiện thống kê số lượng và thông tin thuốc mới nhập.</w:t>
              </w:r>
            </w:ins>
          </w:p>
        </w:tc>
      </w:tr>
      <w:tr w:rsidR="007B2A1A" w:rsidRPr="005103C6" w:rsidTr="00E16E77">
        <w:trPr>
          <w:jc w:val="center"/>
          <w:ins w:id="2125" w:author="Weekend Nguyen" w:date="2017-09-13T20:32:00Z"/>
        </w:trPr>
        <w:tc>
          <w:tcPr>
            <w:tcW w:w="1265" w:type="pct"/>
          </w:tcPr>
          <w:p w:rsidR="007B2A1A" w:rsidRPr="005103C6" w:rsidRDefault="007B2A1A" w:rsidP="00E16E77">
            <w:pPr>
              <w:pStyle w:val="TableHeader"/>
              <w:spacing w:before="0"/>
              <w:rPr>
                <w:ins w:id="2126" w:author="Weekend Nguyen" w:date="2017-09-13T20:32:00Z"/>
                <w:rFonts w:ascii="Times New Roman" w:hAnsi="Times New Roman" w:cs="Times New Roman"/>
                <w:b w:val="0"/>
                <w:sz w:val="26"/>
                <w:szCs w:val="26"/>
              </w:rPr>
            </w:pPr>
            <w:ins w:id="2127"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B23C2" w:rsidRDefault="007B2A1A" w:rsidP="00E16E77">
            <w:pPr>
              <w:pStyle w:val="InfoBlue"/>
              <w:spacing w:before="0" w:line="240" w:lineRule="auto"/>
              <w:rPr>
                <w:ins w:id="2128" w:author="Weekend Nguyen" w:date="2017-09-13T20:32:00Z"/>
                <w:rFonts w:ascii="Times New Roman" w:hAnsi="Times New Roman"/>
                <w:i w:val="0"/>
                <w:color w:val="auto"/>
                <w:sz w:val="26"/>
                <w:szCs w:val="26"/>
                <w:rPrChange w:id="2129" w:author="Weekend Nguyen" w:date="2017-09-13T21:00:00Z">
                  <w:rPr>
                    <w:ins w:id="2130" w:author="Weekend Nguyen" w:date="2017-09-13T20:32:00Z"/>
                    <w:rFonts w:ascii="Times New Roman" w:hAnsi="Times New Roman"/>
                    <w:sz w:val="26"/>
                    <w:szCs w:val="26"/>
                  </w:rPr>
                </w:rPrChange>
              </w:rPr>
            </w:pPr>
            <w:ins w:id="2131" w:author="Weekend Nguyen" w:date="2017-09-13T20:32:00Z">
              <w:r w:rsidRPr="005B23C2">
                <w:rPr>
                  <w:rFonts w:ascii="Times New Roman" w:hAnsi="Times New Roman"/>
                  <w:i w:val="0"/>
                  <w:color w:val="auto"/>
                  <w:sz w:val="26"/>
                  <w:szCs w:val="26"/>
                  <w:rPrChange w:id="2132" w:author="Weekend Nguyen" w:date="2017-09-13T21:00:00Z">
                    <w:rPr>
                      <w:rFonts w:ascii="Times New Roman" w:hAnsi="Times New Roman"/>
                      <w:sz w:val="26"/>
                      <w:szCs w:val="26"/>
                    </w:rPr>
                  </w:rPrChange>
                </w:rPr>
                <w:t>Thống kê được số lượng và thông tin từng loại thuốc.</w:t>
              </w:r>
            </w:ins>
          </w:p>
        </w:tc>
      </w:tr>
      <w:tr w:rsidR="007B2A1A" w:rsidRPr="005103C6" w:rsidTr="00E16E77">
        <w:trPr>
          <w:jc w:val="center"/>
          <w:ins w:id="2133" w:author="Weekend Nguyen" w:date="2017-09-13T20:32:00Z"/>
        </w:trPr>
        <w:tc>
          <w:tcPr>
            <w:tcW w:w="1265" w:type="pct"/>
          </w:tcPr>
          <w:p w:rsidR="007B2A1A" w:rsidRPr="005103C6" w:rsidRDefault="007B2A1A" w:rsidP="00E16E77">
            <w:pPr>
              <w:pStyle w:val="TableHeader"/>
              <w:spacing w:before="0"/>
              <w:rPr>
                <w:ins w:id="2134" w:author="Weekend Nguyen" w:date="2017-09-13T20:32:00Z"/>
                <w:rFonts w:ascii="Times New Roman" w:hAnsi="Times New Roman" w:cs="Times New Roman"/>
                <w:b w:val="0"/>
                <w:sz w:val="26"/>
                <w:szCs w:val="26"/>
              </w:rPr>
            </w:pPr>
            <w:ins w:id="2135"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B23C2" w:rsidRDefault="007B2A1A" w:rsidP="007B2A1A">
            <w:pPr>
              <w:pStyle w:val="InfoBlue"/>
              <w:numPr>
                <w:ilvl w:val="0"/>
                <w:numId w:val="28"/>
              </w:numPr>
              <w:spacing w:before="0" w:line="240" w:lineRule="auto"/>
              <w:rPr>
                <w:ins w:id="2136" w:author="Weekend Nguyen" w:date="2017-09-13T20:32:00Z"/>
                <w:rFonts w:ascii="Times New Roman" w:hAnsi="Times New Roman"/>
                <w:i w:val="0"/>
                <w:color w:val="auto"/>
                <w:sz w:val="26"/>
                <w:szCs w:val="26"/>
                <w:rPrChange w:id="2137" w:author="Weekend Nguyen" w:date="2017-09-13T21:00:00Z">
                  <w:rPr>
                    <w:ins w:id="2138" w:author="Weekend Nguyen" w:date="2017-09-13T20:32:00Z"/>
                    <w:rFonts w:ascii="Times New Roman" w:hAnsi="Times New Roman"/>
                    <w:sz w:val="26"/>
                    <w:szCs w:val="26"/>
                  </w:rPr>
                </w:rPrChange>
              </w:rPr>
            </w:pPr>
            <w:ins w:id="2139" w:author="Weekend Nguyen" w:date="2017-09-13T20:32:00Z">
              <w:r w:rsidRPr="005B23C2">
                <w:rPr>
                  <w:rFonts w:ascii="Times New Roman" w:hAnsi="Times New Roman"/>
                  <w:i w:val="0"/>
                  <w:color w:val="auto"/>
                  <w:sz w:val="26"/>
                  <w:szCs w:val="26"/>
                  <w:rPrChange w:id="2140" w:author="Weekend Nguyen" w:date="2017-09-13T21:00:00Z">
                    <w:rPr>
                      <w:rFonts w:ascii="Times New Roman" w:hAnsi="Times New Roman"/>
                      <w:sz w:val="26"/>
                      <w:szCs w:val="26"/>
                    </w:rPr>
                  </w:rPrChange>
                </w:rPr>
                <w:t>Hệ thống hiển thị giao diện thống kê số lượng và thông tin thuốc mới nhập.</w:t>
              </w:r>
            </w:ins>
          </w:p>
          <w:p w:rsidR="007B2A1A" w:rsidRPr="005B23C2" w:rsidRDefault="007B2A1A" w:rsidP="007B2A1A">
            <w:pPr>
              <w:pStyle w:val="InfoBlue"/>
              <w:numPr>
                <w:ilvl w:val="0"/>
                <w:numId w:val="28"/>
              </w:numPr>
              <w:spacing w:before="0" w:line="240" w:lineRule="auto"/>
              <w:rPr>
                <w:ins w:id="2141" w:author="Weekend Nguyen" w:date="2017-09-13T20:32:00Z"/>
                <w:rFonts w:ascii="Times New Roman" w:hAnsi="Times New Roman"/>
                <w:i w:val="0"/>
                <w:color w:val="auto"/>
                <w:sz w:val="26"/>
                <w:szCs w:val="26"/>
                <w:rPrChange w:id="2142" w:author="Weekend Nguyen" w:date="2017-09-13T21:00:00Z">
                  <w:rPr>
                    <w:ins w:id="2143" w:author="Weekend Nguyen" w:date="2017-09-13T20:32:00Z"/>
                    <w:rFonts w:ascii="Times New Roman" w:hAnsi="Times New Roman"/>
                    <w:sz w:val="26"/>
                    <w:szCs w:val="26"/>
                  </w:rPr>
                </w:rPrChange>
              </w:rPr>
            </w:pPr>
            <w:ins w:id="2144" w:author="Weekend Nguyen" w:date="2017-09-13T20:32:00Z">
              <w:r w:rsidRPr="005B23C2">
                <w:rPr>
                  <w:rFonts w:ascii="Times New Roman" w:hAnsi="Times New Roman"/>
                  <w:i w:val="0"/>
                  <w:color w:val="auto"/>
                  <w:sz w:val="26"/>
                  <w:szCs w:val="26"/>
                  <w:rPrChange w:id="2145" w:author="Weekend Nguyen" w:date="2017-09-13T21:00:00Z">
                    <w:rPr>
                      <w:rFonts w:ascii="Times New Roman" w:hAnsi="Times New Roman"/>
                      <w:sz w:val="26"/>
                      <w:szCs w:val="26"/>
                    </w:rPr>
                  </w:rPrChange>
                </w:rPr>
                <w:t>Nhân viên nhập vào tên thuốc cần kiểm tra.</w:t>
              </w:r>
            </w:ins>
          </w:p>
          <w:p w:rsidR="007B2A1A" w:rsidRPr="005B23C2" w:rsidRDefault="007B2A1A" w:rsidP="007B2A1A">
            <w:pPr>
              <w:pStyle w:val="InfoBlue"/>
              <w:numPr>
                <w:ilvl w:val="0"/>
                <w:numId w:val="28"/>
              </w:numPr>
              <w:spacing w:before="0" w:line="240" w:lineRule="auto"/>
              <w:rPr>
                <w:ins w:id="2146" w:author="Weekend Nguyen" w:date="2017-09-13T20:32:00Z"/>
                <w:rFonts w:ascii="Times New Roman" w:hAnsi="Times New Roman"/>
                <w:i w:val="0"/>
                <w:color w:val="auto"/>
                <w:sz w:val="26"/>
                <w:szCs w:val="26"/>
                <w:rPrChange w:id="2147" w:author="Weekend Nguyen" w:date="2017-09-13T21:00:00Z">
                  <w:rPr>
                    <w:ins w:id="2148" w:author="Weekend Nguyen" w:date="2017-09-13T20:32:00Z"/>
                    <w:rFonts w:ascii="Times New Roman" w:hAnsi="Times New Roman"/>
                    <w:sz w:val="26"/>
                    <w:szCs w:val="26"/>
                  </w:rPr>
                </w:rPrChange>
              </w:rPr>
            </w:pPr>
            <w:ins w:id="2149" w:author="Weekend Nguyen" w:date="2017-09-13T20:32:00Z">
              <w:r w:rsidRPr="005B23C2">
                <w:rPr>
                  <w:rFonts w:ascii="Times New Roman" w:hAnsi="Times New Roman"/>
                  <w:i w:val="0"/>
                  <w:color w:val="auto"/>
                  <w:sz w:val="26"/>
                  <w:szCs w:val="26"/>
                  <w:rPrChange w:id="2150" w:author="Weekend Nguyen" w:date="2017-09-13T21:00:00Z">
                    <w:rPr>
                      <w:rFonts w:ascii="Times New Roman" w:hAnsi="Times New Roman"/>
                      <w:sz w:val="26"/>
                      <w:szCs w:val="26"/>
                    </w:rPr>
                  </w:rPrChange>
                </w:rPr>
                <w:t>Hệ thống hiển thị số lượng và thông tin thuốc theo tên mà nhân viên nhập vào.</w:t>
              </w:r>
            </w:ins>
          </w:p>
        </w:tc>
      </w:tr>
      <w:tr w:rsidR="007B2A1A" w:rsidRPr="005103C6" w:rsidTr="00E16E77">
        <w:trPr>
          <w:jc w:val="center"/>
          <w:ins w:id="2151" w:author="Weekend Nguyen" w:date="2017-09-13T20:32:00Z"/>
        </w:trPr>
        <w:tc>
          <w:tcPr>
            <w:tcW w:w="1265" w:type="pct"/>
          </w:tcPr>
          <w:p w:rsidR="007B2A1A" w:rsidRPr="005103C6" w:rsidRDefault="007B2A1A" w:rsidP="00E16E77">
            <w:pPr>
              <w:pStyle w:val="TableHeader"/>
              <w:spacing w:before="0"/>
              <w:rPr>
                <w:ins w:id="2152" w:author="Weekend Nguyen" w:date="2017-09-13T20:32:00Z"/>
                <w:rFonts w:ascii="Times New Roman" w:hAnsi="Times New Roman" w:cs="Times New Roman"/>
                <w:b w:val="0"/>
                <w:sz w:val="26"/>
                <w:szCs w:val="26"/>
              </w:rPr>
            </w:pPr>
            <w:ins w:id="2153"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5B23C2" w:rsidRDefault="007B2A1A" w:rsidP="00E16E77">
            <w:pPr>
              <w:pStyle w:val="InfoBlue"/>
              <w:spacing w:before="0" w:line="240" w:lineRule="auto"/>
              <w:rPr>
                <w:ins w:id="2154" w:author="Weekend Nguyen" w:date="2017-09-13T20:32:00Z"/>
                <w:rFonts w:ascii="Times New Roman" w:hAnsi="Times New Roman"/>
                <w:i w:val="0"/>
                <w:color w:val="auto"/>
                <w:sz w:val="26"/>
                <w:szCs w:val="26"/>
                <w:rPrChange w:id="2155" w:author="Weekend Nguyen" w:date="2017-09-13T21:00:00Z">
                  <w:rPr>
                    <w:ins w:id="2156" w:author="Weekend Nguyen" w:date="2017-09-13T20:32:00Z"/>
                    <w:rFonts w:ascii="Times New Roman" w:hAnsi="Times New Roman"/>
                    <w:sz w:val="26"/>
                    <w:szCs w:val="26"/>
                  </w:rPr>
                </w:rPrChange>
              </w:rPr>
            </w:pPr>
            <w:ins w:id="2157" w:author="Weekend Nguyen" w:date="2017-09-13T20:32:00Z">
              <w:r w:rsidRPr="005B23C2">
                <w:rPr>
                  <w:rFonts w:ascii="Times New Roman" w:hAnsi="Times New Roman"/>
                  <w:i w:val="0"/>
                  <w:color w:val="auto"/>
                  <w:sz w:val="26"/>
                  <w:szCs w:val="26"/>
                  <w:rPrChange w:id="2158" w:author="Weekend Nguyen" w:date="2017-09-13T21:00:00Z">
                    <w:rPr>
                      <w:rFonts w:ascii="Times New Roman" w:hAnsi="Times New Roman"/>
                      <w:sz w:val="26"/>
                      <w:szCs w:val="26"/>
                    </w:rPr>
                  </w:rPrChange>
                </w:rPr>
                <w:t>Luồng sự kiện 1:</w:t>
              </w:r>
            </w:ins>
          </w:p>
          <w:p w:rsidR="007B2A1A" w:rsidRPr="005B23C2" w:rsidRDefault="007B2A1A" w:rsidP="00E16E77">
            <w:pPr>
              <w:pStyle w:val="InfoBlue"/>
              <w:spacing w:before="0" w:line="240" w:lineRule="auto"/>
              <w:rPr>
                <w:ins w:id="2159" w:author="Weekend Nguyen" w:date="2017-09-13T20:32:00Z"/>
                <w:rFonts w:ascii="Times New Roman" w:hAnsi="Times New Roman"/>
                <w:i w:val="0"/>
                <w:color w:val="auto"/>
                <w:sz w:val="26"/>
                <w:szCs w:val="26"/>
                <w:rPrChange w:id="2160" w:author="Weekend Nguyen" w:date="2017-09-13T21:00:00Z">
                  <w:rPr>
                    <w:ins w:id="2161" w:author="Weekend Nguyen" w:date="2017-09-13T20:32:00Z"/>
                    <w:rFonts w:ascii="Times New Roman" w:hAnsi="Times New Roman"/>
                    <w:sz w:val="26"/>
                    <w:szCs w:val="26"/>
                  </w:rPr>
                </w:rPrChange>
              </w:rPr>
            </w:pPr>
            <w:ins w:id="2162" w:author="Weekend Nguyen" w:date="2017-09-13T20:32:00Z">
              <w:r w:rsidRPr="005B23C2">
                <w:rPr>
                  <w:rFonts w:ascii="Times New Roman" w:hAnsi="Times New Roman"/>
                  <w:i w:val="0"/>
                  <w:color w:val="auto"/>
                  <w:sz w:val="26"/>
                  <w:szCs w:val="26"/>
                  <w:rPrChange w:id="2163" w:author="Weekend Nguyen" w:date="2017-09-13T21:00:00Z">
                    <w:rPr>
                      <w:rFonts w:ascii="Times New Roman" w:hAnsi="Times New Roman"/>
                      <w:sz w:val="26"/>
                      <w:szCs w:val="26"/>
                    </w:rPr>
                  </w:rPrChange>
                </w:rPr>
                <w:t>2.1 Nhân viên nhập sai tên thuốc hoặc thuốc không có nhập mới</w:t>
              </w:r>
            </w:ins>
          </w:p>
          <w:p w:rsidR="007B2A1A" w:rsidRPr="005B23C2" w:rsidRDefault="007B2A1A" w:rsidP="00E16E77">
            <w:pPr>
              <w:pStyle w:val="InfoBlue"/>
              <w:spacing w:before="0" w:line="240" w:lineRule="auto"/>
              <w:rPr>
                <w:ins w:id="2164" w:author="Weekend Nguyen" w:date="2017-09-13T20:32:00Z"/>
                <w:rFonts w:ascii="Times New Roman" w:hAnsi="Times New Roman"/>
                <w:i w:val="0"/>
                <w:color w:val="auto"/>
                <w:sz w:val="26"/>
                <w:szCs w:val="26"/>
                <w:rPrChange w:id="2165" w:author="Weekend Nguyen" w:date="2017-09-13T21:00:00Z">
                  <w:rPr>
                    <w:ins w:id="2166" w:author="Weekend Nguyen" w:date="2017-09-13T20:32:00Z"/>
                    <w:rFonts w:ascii="Times New Roman" w:hAnsi="Times New Roman"/>
                    <w:sz w:val="26"/>
                    <w:szCs w:val="26"/>
                  </w:rPr>
                </w:rPrChange>
              </w:rPr>
            </w:pPr>
            <w:ins w:id="2167" w:author="Weekend Nguyen" w:date="2017-09-13T20:32:00Z">
              <w:r w:rsidRPr="005B23C2">
                <w:rPr>
                  <w:rFonts w:ascii="Times New Roman" w:hAnsi="Times New Roman"/>
                  <w:i w:val="0"/>
                  <w:color w:val="auto"/>
                  <w:sz w:val="26"/>
                  <w:szCs w:val="26"/>
                  <w:rPrChange w:id="2168" w:author="Weekend Nguyen" w:date="2017-09-13T21:00:00Z">
                    <w:rPr>
                      <w:rFonts w:ascii="Times New Roman" w:hAnsi="Times New Roman"/>
                      <w:sz w:val="26"/>
                      <w:szCs w:val="26"/>
                    </w:rPr>
                  </w:rPrChange>
                </w:rPr>
                <w:t>3.1 Hệ thống hiển thị giao diện và thông báo thuốc không tồn tại.</w:t>
              </w:r>
            </w:ins>
          </w:p>
        </w:tc>
      </w:tr>
    </w:tbl>
    <w:p w:rsidR="007B2A1A" w:rsidRPr="005103C6" w:rsidRDefault="007B2A1A" w:rsidP="007B2A1A">
      <w:pPr>
        <w:spacing w:after="120" w:line="240" w:lineRule="auto"/>
        <w:rPr>
          <w:ins w:id="2169"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170" w:author="Weekend Nguyen" w:date="2017-09-13T20:32:00Z"/>
          <w:rFonts w:ascii="Times New Roman" w:hAnsi="Times New Roman"/>
          <w:sz w:val="26"/>
          <w:szCs w:val="26"/>
        </w:rPr>
      </w:pPr>
      <w:ins w:id="2171" w:author="Weekend Nguyen" w:date="2017-09-13T20:32:00Z">
        <w:r w:rsidRPr="005103C6">
          <w:rPr>
            <w:rFonts w:ascii="Times New Roman" w:hAnsi="Times New Roman"/>
            <w:sz w:val="26"/>
            <w:szCs w:val="26"/>
          </w:rPr>
          <w:t>Biểu đồ</w:t>
        </w:r>
      </w:ins>
    </w:p>
    <w:p w:rsidR="007B2A1A" w:rsidRDefault="00C977CF" w:rsidP="007B2A1A">
      <w:pPr>
        <w:rPr>
          <w:ins w:id="2172" w:author="Weekend Nguyen" w:date="2017-09-13T20:32:00Z"/>
          <w:rFonts w:ascii="Times New Roman" w:eastAsia="Times New Roman" w:hAnsi="Times New Roman" w:cs="Times New Roman"/>
          <w:b/>
          <w:sz w:val="26"/>
          <w:szCs w:val="26"/>
        </w:rPr>
      </w:pPr>
      <w:ins w:id="2173" w:author="Weekend Nguyen" w:date="2017-09-13T21:12:00Z">
        <w:r>
          <w:rPr>
            <w:noProof/>
          </w:rPr>
          <w:drawing>
            <wp:inline distT="0" distB="0" distL="0" distR="0" wp14:anchorId="030F8E77" wp14:editId="543F231F">
              <wp:extent cx="577215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150" cy="3143250"/>
                      </a:xfrm>
                      <a:prstGeom prst="rect">
                        <a:avLst/>
                      </a:prstGeom>
                    </pic:spPr>
                  </pic:pic>
                </a:graphicData>
              </a:graphic>
            </wp:inline>
          </w:drawing>
        </w:r>
      </w:ins>
      <w:ins w:id="2174" w:author="Weekend Nguyen" w:date="2017-09-13T20:32:00Z">
        <w:r w:rsidR="007B2A1A">
          <w:rPr>
            <w:rFonts w:ascii="Times New Roman" w:hAnsi="Times New Roman"/>
            <w:b/>
            <w:sz w:val="26"/>
            <w:szCs w:val="26"/>
          </w:rPr>
          <w:br w:type="page"/>
        </w:r>
      </w:ins>
    </w:p>
    <w:p w:rsidR="007B2A1A" w:rsidRPr="005103C6" w:rsidRDefault="00C00D6B" w:rsidP="007B2A1A">
      <w:pPr>
        <w:pStyle w:val="Heading2"/>
        <w:spacing w:before="0" w:line="240" w:lineRule="auto"/>
        <w:ind w:left="600" w:hanging="600"/>
        <w:rPr>
          <w:ins w:id="2175" w:author="Weekend Nguyen" w:date="2017-09-13T20:32:00Z"/>
          <w:rFonts w:ascii="Times New Roman" w:hAnsi="Times New Roman"/>
          <w:sz w:val="26"/>
          <w:szCs w:val="26"/>
        </w:rPr>
      </w:pPr>
      <w:ins w:id="2176" w:author="Weekend Nguyen" w:date="2017-09-13T20:32:00Z">
        <w:r>
          <w:rPr>
            <w:rFonts w:ascii="Times New Roman" w:hAnsi="Times New Roman"/>
            <w:sz w:val="26"/>
            <w:szCs w:val="26"/>
          </w:rPr>
          <w:lastRenderedPageBreak/>
          <w:t>UC013</w:t>
        </w:r>
        <w:r w:rsidR="007B2A1A">
          <w:rPr>
            <w:rFonts w:ascii="Times New Roman" w:hAnsi="Times New Roman"/>
            <w:sz w:val="26"/>
            <w:szCs w:val="26"/>
          </w:rPr>
          <w:t>_Thống kê số lượng và thông tin thuốc hết hạn</w:t>
        </w:r>
      </w:ins>
    </w:p>
    <w:p w:rsidR="007B2A1A" w:rsidRPr="005103C6" w:rsidRDefault="00C00D6B" w:rsidP="007B2A1A">
      <w:pPr>
        <w:pStyle w:val="Heading3"/>
        <w:spacing w:before="0" w:line="240" w:lineRule="auto"/>
        <w:rPr>
          <w:ins w:id="2177" w:author="Weekend Nguyen" w:date="2017-09-13T20:32:00Z"/>
          <w:rFonts w:ascii="Times New Roman" w:hAnsi="Times New Roman"/>
          <w:sz w:val="26"/>
          <w:szCs w:val="26"/>
        </w:rPr>
      </w:pPr>
      <w:ins w:id="2178" w:author="Weekend Nguyen" w:date="2017-09-13T20:32:00Z">
        <w:r>
          <w:rPr>
            <w:rFonts w:ascii="Times New Roman" w:hAnsi="Times New Roman"/>
            <w:sz w:val="26"/>
            <w:szCs w:val="26"/>
          </w:rPr>
          <w:t>Mô tả use case UC013</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jc w:val="center"/>
          <w:ins w:id="2179" w:author="Weekend Nguyen" w:date="2017-09-13T20:32:00Z"/>
        </w:trPr>
        <w:tc>
          <w:tcPr>
            <w:tcW w:w="5000" w:type="pct"/>
            <w:gridSpan w:val="2"/>
          </w:tcPr>
          <w:p w:rsidR="007B2A1A" w:rsidRPr="005103C6" w:rsidRDefault="007B2A1A" w:rsidP="00E16E77">
            <w:pPr>
              <w:spacing w:after="120"/>
              <w:rPr>
                <w:ins w:id="2180" w:author="Weekend Nguyen" w:date="2017-09-13T20:32:00Z"/>
                <w:rFonts w:ascii="Times New Roman" w:hAnsi="Times New Roman" w:cs="Times New Roman"/>
                <w:b/>
                <w:sz w:val="26"/>
                <w:szCs w:val="26"/>
              </w:rPr>
            </w:pPr>
            <w:ins w:id="2181" w:author="Weekend Nguyen" w:date="2017-09-13T20:32:00Z">
              <w:r w:rsidRPr="005103C6">
                <w:rPr>
                  <w:rFonts w:ascii="Times New Roman" w:hAnsi="Times New Roman" w:cs="Times New Roman"/>
                  <w:b/>
                  <w:sz w:val="26"/>
                  <w:szCs w:val="26"/>
                </w:rPr>
                <w:t xml:space="preserve">Use case: </w:t>
              </w:r>
              <w:r w:rsidRPr="00052B81">
                <w:rPr>
                  <w:rFonts w:ascii="Times New Roman" w:hAnsi="Times New Roman" w:cs="Times New Roman"/>
                  <w:b/>
                  <w:sz w:val="26"/>
                  <w:szCs w:val="26"/>
                  <w:rPrChange w:id="2182" w:author="Weekend Nguyen" w:date="2017-09-13T21:00:00Z">
                    <w:rPr>
                      <w:rFonts w:ascii="Times New Roman" w:hAnsi="Times New Roman" w:cs="Times New Roman"/>
                      <w:i/>
                      <w:color w:val="0000FF"/>
                      <w:sz w:val="26"/>
                      <w:szCs w:val="26"/>
                    </w:rPr>
                  </w:rPrChange>
                </w:rPr>
                <w:t>UC012_Thống kê số lượng và thông tin thuốc hết hạn</w:t>
              </w:r>
            </w:ins>
          </w:p>
        </w:tc>
      </w:tr>
      <w:tr w:rsidR="007B2A1A" w:rsidRPr="005103C6" w:rsidTr="00E16E77">
        <w:trPr>
          <w:jc w:val="center"/>
          <w:ins w:id="2183" w:author="Weekend Nguyen" w:date="2017-09-13T20:32:00Z"/>
        </w:trPr>
        <w:tc>
          <w:tcPr>
            <w:tcW w:w="1265" w:type="pct"/>
          </w:tcPr>
          <w:p w:rsidR="007B2A1A" w:rsidRPr="005103C6" w:rsidRDefault="007B2A1A" w:rsidP="00E16E77">
            <w:pPr>
              <w:pStyle w:val="TableHeader"/>
              <w:spacing w:before="0"/>
              <w:rPr>
                <w:ins w:id="2184" w:author="Weekend Nguyen" w:date="2017-09-13T20:32:00Z"/>
                <w:rFonts w:ascii="Times New Roman" w:hAnsi="Times New Roman" w:cs="Times New Roman"/>
                <w:b w:val="0"/>
                <w:sz w:val="26"/>
                <w:szCs w:val="26"/>
              </w:rPr>
            </w:pPr>
            <w:ins w:id="2185" w:author="Weekend Nguyen" w:date="2017-09-13T20:32:00Z">
              <w:r w:rsidRPr="005103C6">
                <w:rPr>
                  <w:rFonts w:ascii="Times New Roman" w:hAnsi="Times New Roman" w:cs="Times New Roman"/>
                  <w:b w:val="0"/>
                  <w:sz w:val="26"/>
                  <w:szCs w:val="26"/>
                </w:rPr>
                <w:t>Mục đích:</w:t>
              </w:r>
            </w:ins>
          </w:p>
        </w:tc>
        <w:tc>
          <w:tcPr>
            <w:tcW w:w="3735" w:type="pct"/>
          </w:tcPr>
          <w:p w:rsidR="007B2A1A" w:rsidRPr="00052B81" w:rsidRDefault="007B2A1A" w:rsidP="00E16E77">
            <w:pPr>
              <w:pStyle w:val="InfoBlue"/>
              <w:spacing w:before="0" w:line="240" w:lineRule="auto"/>
              <w:rPr>
                <w:ins w:id="2186" w:author="Weekend Nguyen" w:date="2017-09-13T20:32:00Z"/>
                <w:rFonts w:ascii="Times New Roman" w:hAnsi="Times New Roman"/>
                <w:i w:val="0"/>
                <w:color w:val="auto"/>
                <w:sz w:val="26"/>
                <w:szCs w:val="26"/>
                <w:rPrChange w:id="2187" w:author="Weekend Nguyen" w:date="2017-09-13T21:01:00Z">
                  <w:rPr>
                    <w:ins w:id="2188" w:author="Weekend Nguyen" w:date="2017-09-13T20:32:00Z"/>
                    <w:rFonts w:ascii="Times New Roman" w:hAnsi="Times New Roman"/>
                    <w:sz w:val="26"/>
                    <w:szCs w:val="26"/>
                  </w:rPr>
                </w:rPrChange>
              </w:rPr>
            </w:pPr>
            <w:ins w:id="2189" w:author="Weekend Nguyen" w:date="2017-09-13T20:32:00Z">
              <w:r w:rsidRPr="00052B81">
                <w:rPr>
                  <w:rFonts w:ascii="Times New Roman" w:hAnsi="Times New Roman"/>
                  <w:i w:val="0"/>
                  <w:color w:val="auto"/>
                  <w:sz w:val="26"/>
                  <w:szCs w:val="26"/>
                  <w:rPrChange w:id="2190" w:author="Weekend Nguyen" w:date="2017-09-13T21:01:00Z">
                    <w:rPr>
                      <w:rFonts w:ascii="Times New Roman" w:hAnsi="Times New Roman"/>
                      <w:sz w:val="26"/>
                      <w:szCs w:val="26"/>
                    </w:rPr>
                  </w:rPrChange>
                </w:rPr>
                <w:t>Thống kê được tổng số lượng và thông tin của những thuốc đã hết hạn sử dụng.</w:t>
              </w:r>
            </w:ins>
          </w:p>
        </w:tc>
      </w:tr>
      <w:tr w:rsidR="007B2A1A" w:rsidRPr="005103C6" w:rsidTr="00E16E77">
        <w:trPr>
          <w:jc w:val="center"/>
          <w:ins w:id="2191" w:author="Weekend Nguyen" w:date="2017-09-13T20:32:00Z"/>
        </w:trPr>
        <w:tc>
          <w:tcPr>
            <w:tcW w:w="1265" w:type="pct"/>
          </w:tcPr>
          <w:p w:rsidR="007B2A1A" w:rsidRPr="005103C6" w:rsidRDefault="007B2A1A" w:rsidP="00E16E77">
            <w:pPr>
              <w:pStyle w:val="TableHeader"/>
              <w:spacing w:before="0"/>
              <w:rPr>
                <w:ins w:id="2192" w:author="Weekend Nguyen" w:date="2017-09-13T20:32:00Z"/>
                <w:rFonts w:ascii="Times New Roman" w:hAnsi="Times New Roman" w:cs="Times New Roman"/>
                <w:b w:val="0"/>
                <w:sz w:val="26"/>
                <w:szCs w:val="26"/>
              </w:rPr>
            </w:pPr>
            <w:ins w:id="2193" w:author="Weekend Nguyen" w:date="2017-09-13T20:32:00Z">
              <w:r w:rsidRPr="005103C6">
                <w:rPr>
                  <w:rFonts w:ascii="Times New Roman" w:hAnsi="Times New Roman" w:cs="Times New Roman"/>
                  <w:b w:val="0"/>
                  <w:sz w:val="26"/>
                  <w:szCs w:val="26"/>
                </w:rPr>
                <w:t>Mô tả:</w:t>
              </w:r>
            </w:ins>
          </w:p>
        </w:tc>
        <w:tc>
          <w:tcPr>
            <w:tcW w:w="3735" w:type="pct"/>
          </w:tcPr>
          <w:p w:rsidR="007B2A1A" w:rsidRPr="00052B81" w:rsidRDefault="007B2A1A" w:rsidP="00E16E77">
            <w:pPr>
              <w:pStyle w:val="InfoBlue"/>
              <w:spacing w:before="0" w:line="240" w:lineRule="auto"/>
              <w:rPr>
                <w:ins w:id="2194" w:author="Weekend Nguyen" w:date="2017-09-13T20:32:00Z"/>
                <w:rFonts w:ascii="Times New Roman" w:hAnsi="Times New Roman"/>
                <w:i w:val="0"/>
                <w:color w:val="auto"/>
                <w:sz w:val="26"/>
                <w:szCs w:val="26"/>
                <w:rPrChange w:id="2195" w:author="Weekend Nguyen" w:date="2017-09-13T21:01:00Z">
                  <w:rPr>
                    <w:ins w:id="2196" w:author="Weekend Nguyen" w:date="2017-09-13T20:32:00Z"/>
                    <w:rFonts w:ascii="Times New Roman" w:hAnsi="Times New Roman"/>
                    <w:sz w:val="26"/>
                    <w:szCs w:val="26"/>
                  </w:rPr>
                </w:rPrChange>
              </w:rPr>
            </w:pPr>
            <w:ins w:id="2197" w:author="Weekend Nguyen" w:date="2017-09-13T20:32:00Z">
              <w:r w:rsidRPr="00052B81">
                <w:rPr>
                  <w:rFonts w:ascii="Times New Roman" w:hAnsi="Times New Roman"/>
                  <w:i w:val="0"/>
                  <w:color w:val="auto"/>
                  <w:sz w:val="26"/>
                  <w:szCs w:val="26"/>
                  <w:rPrChange w:id="2198" w:author="Weekend Nguyen" w:date="2017-09-13T21:01:00Z">
                    <w:rPr>
                      <w:rFonts w:ascii="Times New Roman" w:hAnsi="Times New Roman"/>
                      <w:sz w:val="26"/>
                      <w:szCs w:val="26"/>
                    </w:rPr>
                  </w:rPrChange>
                </w:rPr>
                <w:t>Use case cho phép nhân viên thống kê được tổng số lượng những thuốc đã hết hạn sử dụng và cần loại bỏ.</w:t>
              </w:r>
            </w:ins>
          </w:p>
        </w:tc>
      </w:tr>
      <w:tr w:rsidR="007B2A1A" w:rsidRPr="005103C6" w:rsidTr="00E16E77">
        <w:trPr>
          <w:jc w:val="center"/>
          <w:ins w:id="2199" w:author="Weekend Nguyen" w:date="2017-09-13T20:32:00Z"/>
        </w:trPr>
        <w:tc>
          <w:tcPr>
            <w:tcW w:w="1265" w:type="pct"/>
          </w:tcPr>
          <w:p w:rsidR="007B2A1A" w:rsidRPr="005103C6" w:rsidRDefault="007B2A1A" w:rsidP="00E16E77">
            <w:pPr>
              <w:pStyle w:val="TableHeader"/>
              <w:spacing w:before="0"/>
              <w:rPr>
                <w:ins w:id="2200" w:author="Weekend Nguyen" w:date="2017-09-13T20:32:00Z"/>
                <w:rFonts w:ascii="Times New Roman" w:hAnsi="Times New Roman" w:cs="Times New Roman"/>
                <w:b w:val="0"/>
                <w:sz w:val="26"/>
                <w:szCs w:val="26"/>
              </w:rPr>
            </w:pPr>
            <w:ins w:id="2201" w:author="Weekend Nguyen" w:date="2017-09-13T20:32:00Z">
              <w:r w:rsidRPr="005103C6">
                <w:rPr>
                  <w:rFonts w:ascii="Times New Roman" w:hAnsi="Times New Roman" w:cs="Times New Roman"/>
                  <w:b w:val="0"/>
                  <w:sz w:val="26"/>
                  <w:szCs w:val="26"/>
                </w:rPr>
                <w:t>Tác nhân:</w:t>
              </w:r>
            </w:ins>
          </w:p>
        </w:tc>
        <w:tc>
          <w:tcPr>
            <w:tcW w:w="3735" w:type="pct"/>
          </w:tcPr>
          <w:p w:rsidR="007B2A1A" w:rsidRPr="00052B81" w:rsidRDefault="007B2A1A" w:rsidP="00E16E77">
            <w:pPr>
              <w:pStyle w:val="InfoBlue"/>
              <w:tabs>
                <w:tab w:val="left" w:pos="4755"/>
              </w:tabs>
              <w:spacing w:before="0" w:line="240" w:lineRule="auto"/>
              <w:rPr>
                <w:ins w:id="2202" w:author="Weekend Nguyen" w:date="2017-09-13T20:32:00Z"/>
                <w:rFonts w:ascii="Times New Roman" w:hAnsi="Times New Roman"/>
                <w:i w:val="0"/>
                <w:color w:val="auto"/>
                <w:sz w:val="26"/>
                <w:szCs w:val="26"/>
                <w:rPrChange w:id="2203" w:author="Weekend Nguyen" w:date="2017-09-13T21:01:00Z">
                  <w:rPr>
                    <w:ins w:id="2204" w:author="Weekend Nguyen" w:date="2017-09-13T20:32:00Z"/>
                    <w:rFonts w:ascii="Times New Roman" w:hAnsi="Times New Roman"/>
                    <w:sz w:val="26"/>
                    <w:szCs w:val="26"/>
                  </w:rPr>
                </w:rPrChange>
              </w:rPr>
            </w:pPr>
            <w:ins w:id="2205" w:author="Weekend Nguyen" w:date="2017-09-13T20:32:00Z">
              <w:r w:rsidRPr="00052B81">
                <w:rPr>
                  <w:rFonts w:ascii="Times New Roman" w:hAnsi="Times New Roman"/>
                  <w:i w:val="0"/>
                  <w:color w:val="auto"/>
                  <w:sz w:val="26"/>
                  <w:szCs w:val="26"/>
                  <w:rPrChange w:id="2206" w:author="Weekend Nguyen" w:date="2017-09-13T21:01:00Z">
                    <w:rPr>
                      <w:rFonts w:ascii="Times New Roman" w:hAnsi="Times New Roman"/>
                      <w:sz w:val="26"/>
                      <w:szCs w:val="26"/>
                    </w:rPr>
                  </w:rPrChange>
                </w:rPr>
                <w:t>Nhân viên thống kê.</w:t>
              </w:r>
              <w:r w:rsidRPr="00052B81">
                <w:rPr>
                  <w:rFonts w:ascii="Times New Roman" w:hAnsi="Times New Roman"/>
                  <w:i w:val="0"/>
                  <w:color w:val="auto"/>
                  <w:sz w:val="26"/>
                  <w:szCs w:val="26"/>
                  <w:rPrChange w:id="2207" w:author="Weekend Nguyen" w:date="2017-09-13T21:01:00Z">
                    <w:rPr>
                      <w:rFonts w:ascii="Times New Roman" w:hAnsi="Times New Roman"/>
                      <w:sz w:val="26"/>
                      <w:szCs w:val="26"/>
                    </w:rPr>
                  </w:rPrChange>
                </w:rPr>
                <w:tab/>
              </w:r>
            </w:ins>
          </w:p>
        </w:tc>
      </w:tr>
      <w:tr w:rsidR="007B2A1A" w:rsidRPr="005103C6" w:rsidTr="00E16E77">
        <w:trPr>
          <w:jc w:val="center"/>
          <w:ins w:id="2208" w:author="Weekend Nguyen" w:date="2017-09-13T20:32:00Z"/>
        </w:trPr>
        <w:tc>
          <w:tcPr>
            <w:tcW w:w="1265" w:type="pct"/>
          </w:tcPr>
          <w:p w:rsidR="007B2A1A" w:rsidRPr="005103C6" w:rsidRDefault="007B2A1A" w:rsidP="00E16E77">
            <w:pPr>
              <w:pStyle w:val="TableHeader"/>
              <w:spacing w:before="0"/>
              <w:rPr>
                <w:ins w:id="2209" w:author="Weekend Nguyen" w:date="2017-09-13T20:32:00Z"/>
                <w:rFonts w:ascii="Times New Roman" w:hAnsi="Times New Roman" w:cs="Times New Roman"/>
                <w:b w:val="0"/>
                <w:sz w:val="26"/>
                <w:szCs w:val="26"/>
              </w:rPr>
            </w:pPr>
            <w:ins w:id="2210"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052B81" w:rsidRDefault="007B2A1A" w:rsidP="00E16E77">
            <w:pPr>
              <w:pStyle w:val="InfoBlue"/>
              <w:spacing w:before="0" w:line="240" w:lineRule="auto"/>
              <w:rPr>
                <w:ins w:id="2211" w:author="Weekend Nguyen" w:date="2017-09-13T20:32:00Z"/>
                <w:rFonts w:ascii="Times New Roman" w:hAnsi="Times New Roman"/>
                <w:i w:val="0"/>
                <w:color w:val="auto"/>
                <w:sz w:val="26"/>
                <w:szCs w:val="26"/>
                <w:rPrChange w:id="2212" w:author="Weekend Nguyen" w:date="2017-09-13T21:01:00Z">
                  <w:rPr>
                    <w:ins w:id="2213" w:author="Weekend Nguyen" w:date="2017-09-13T20:32:00Z"/>
                    <w:rFonts w:ascii="Times New Roman" w:hAnsi="Times New Roman"/>
                    <w:sz w:val="26"/>
                    <w:szCs w:val="26"/>
                  </w:rPr>
                </w:rPrChange>
              </w:rPr>
            </w:pPr>
            <w:ins w:id="2214" w:author="Weekend Nguyen" w:date="2017-09-13T20:32:00Z">
              <w:r w:rsidRPr="00052B81">
                <w:rPr>
                  <w:rFonts w:ascii="Times New Roman" w:hAnsi="Times New Roman"/>
                  <w:i w:val="0"/>
                  <w:color w:val="auto"/>
                  <w:sz w:val="26"/>
                  <w:szCs w:val="26"/>
                  <w:rPrChange w:id="2215" w:author="Weekend Nguyen" w:date="2017-09-13T21:01:00Z">
                    <w:rPr>
                      <w:rFonts w:ascii="Times New Roman" w:hAnsi="Times New Roman"/>
                      <w:sz w:val="26"/>
                      <w:szCs w:val="26"/>
                    </w:rPr>
                  </w:rPrChange>
                </w:rPr>
                <w:t>Nhân viên đăng nhập vào hệ thống và thực hiện thống kê số lượng và thông tin thuốc hết hạn</w:t>
              </w:r>
            </w:ins>
          </w:p>
        </w:tc>
      </w:tr>
      <w:tr w:rsidR="007B2A1A" w:rsidRPr="005103C6" w:rsidTr="00E16E77">
        <w:trPr>
          <w:jc w:val="center"/>
          <w:ins w:id="2216" w:author="Weekend Nguyen" w:date="2017-09-13T20:32:00Z"/>
        </w:trPr>
        <w:tc>
          <w:tcPr>
            <w:tcW w:w="1265" w:type="pct"/>
          </w:tcPr>
          <w:p w:rsidR="007B2A1A" w:rsidRPr="005103C6" w:rsidRDefault="007B2A1A" w:rsidP="00E16E77">
            <w:pPr>
              <w:pStyle w:val="TableHeader"/>
              <w:spacing w:before="0"/>
              <w:rPr>
                <w:ins w:id="2217" w:author="Weekend Nguyen" w:date="2017-09-13T20:32:00Z"/>
                <w:rFonts w:ascii="Times New Roman" w:hAnsi="Times New Roman" w:cs="Times New Roman"/>
                <w:b w:val="0"/>
                <w:sz w:val="26"/>
                <w:szCs w:val="26"/>
              </w:rPr>
            </w:pPr>
            <w:ins w:id="2218"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052B81" w:rsidRDefault="007B2A1A" w:rsidP="00E16E77">
            <w:pPr>
              <w:pStyle w:val="InfoBlue"/>
              <w:spacing w:before="0" w:line="240" w:lineRule="auto"/>
              <w:rPr>
                <w:ins w:id="2219" w:author="Weekend Nguyen" w:date="2017-09-13T20:32:00Z"/>
                <w:rFonts w:ascii="Times New Roman" w:hAnsi="Times New Roman"/>
                <w:i w:val="0"/>
                <w:color w:val="auto"/>
                <w:sz w:val="26"/>
                <w:szCs w:val="26"/>
                <w:rPrChange w:id="2220" w:author="Weekend Nguyen" w:date="2017-09-13T21:01:00Z">
                  <w:rPr>
                    <w:ins w:id="2221" w:author="Weekend Nguyen" w:date="2017-09-13T20:32:00Z"/>
                    <w:rFonts w:ascii="Times New Roman" w:hAnsi="Times New Roman"/>
                    <w:sz w:val="26"/>
                    <w:szCs w:val="26"/>
                  </w:rPr>
                </w:rPrChange>
              </w:rPr>
            </w:pPr>
            <w:ins w:id="2222" w:author="Weekend Nguyen" w:date="2017-09-13T20:32:00Z">
              <w:r w:rsidRPr="00052B81">
                <w:rPr>
                  <w:rFonts w:ascii="Times New Roman" w:hAnsi="Times New Roman"/>
                  <w:i w:val="0"/>
                  <w:color w:val="auto"/>
                  <w:sz w:val="26"/>
                  <w:szCs w:val="26"/>
                  <w:rPrChange w:id="2223" w:author="Weekend Nguyen" w:date="2017-09-13T21:01:00Z">
                    <w:rPr>
                      <w:rFonts w:ascii="Times New Roman" w:hAnsi="Times New Roman"/>
                      <w:sz w:val="26"/>
                      <w:szCs w:val="26"/>
                    </w:rPr>
                  </w:rPrChange>
                </w:rPr>
                <w:t>Thống kê được số lượng và thông tin của những thuốc hết hạn.</w:t>
              </w:r>
            </w:ins>
          </w:p>
        </w:tc>
      </w:tr>
      <w:tr w:rsidR="007B2A1A" w:rsidRPr="005103C6" w:rsidTr="00E16E77">
        <w:trPr>
          <w:jc w:val="center"/>
          <w:ins w:id="2224" w:author="Weekend Nguyen" w:date="2017-09-13T20:32:00Z"/>
        </w:trPr>
        <w:tc>
          <w:tcPr>
            <w:tcW w:w="1265" w:type="pct"/>
          </w:tcPr>
          <w:p w:rsidR="007B2A1A" w:rsidRPr="005103C6" w:rsidRDefault="007B2A1A" w:rsidP="00E16E77">
            <w:pPr>
              <w:pStyle w:val="TableHeader"/>
              <w:spacing w:before="0"/>
              <w:rPr>
                <w:ins w:id="2225" w:author="Weekend Nguyen" w:date="2017-09-13T20:32:00Z"/>
                <w:rFonts w:ascii="Times New Roman" w:hAnsi="Times New Roman" w:cs="Times New Roman"/>
                <w:b w:val="0"/>
                <w:sz w:val="26"/>
                <w:szCs w:val="26"/>
              </w:rPr>
            </w:pPr>
            <w:ins w:id="2226"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052B81" w:rsidRDefault="007B2A1A" w:rsidP="007B2A1A">
            <w:pPr>
              <w:pStyle w:val="InfoBlue"/>
              <w:numPr>
                <w:ilvl w:val="0"/>
                <w:numId w:val="29"/>
              </w:numPr>
              <w:spacing w:before="0" w:line="240" w:lineRule="auto"/>
              <w:rPr>
                <w:ins w:id="2227" w:author="Weekend Nguyen" w:date="2017-09-13T20:32:00Z"/>
                <w:rFonts w:ascii="Times New Roman" w:hAnsi="Times New Roman"/>
                <w:i w:val="0"/>
                <w:color w:val="auto"/>
                <w:sz w:val="26"/>
                <w:szCs w:val="26"/>
                <w:rPrChange w:id="2228" w:author="Weekend Nguyen" w:date="2017-09-13T21:01:00Z">
                  <w:rPr>
                    <w:ins w:id="2229" w:author="Weekend Nguyen" w:date="2017-09-13T20:32:00Z"/>
                    <w:rFonts w:ascii="Times New Roman" w:hAnsi="Times New Roman"/>
                    <w:sz w:val="26"/>
                    <w:szCs w:val="26"/>
                  </w:rPr>
                </w:rPrChange>
              </w:rPr>
            </w:pPr>
            <w:ins w:id="2230" w:author="Weekend Nguyen" w:date="2017-09-13T20:32:00Z">
              <w:r w:rsidRPr="00052B81">
                <w:rPr>
                  <w:rFonts w:ascii="Times New Roman" w:hAnsi="Times New Roman"/>
                  <w:i w:val="0"/>
                  <w:color w:val="auto"/>
                  <w:sz w:val="26"/>
                  <w:szCs w:val="26"/>
                  <w:rPrChange w:id="2231" w:author="Weekend Nguyen" w:date="2017-09-13T21:01:00Z">
                    <w:rPr>
                      <w:rFonts w:ascii="Times New Roman" w:hAnsi="Times New Roman"/>
                      <w:sz w:val="26"/>
                      <w:szCs w:val="26"/>
                    </w:rPr>
                  </w:rPrChange>
                </w:rPr>
                <w:t>Hệ thống hiển thị giao diện thống kê số lượng và thông tin thuốc hết hạn</w:t>
              </w:r>
            </w:ins>
          </w:p>
          <w:p w:rsidR="007B2A1A" w:rsidRPr="00052B81" w:rsidRDefault="007B2A1A" w:rsidP="007B2A1A">
            <w:pPr>
              <w:pStyle w:val="InfoBlue"/>
              <w:numPr>
                <w:ilvl w:val="0"/>
                <w:numId w:val="29"/>
              </w:numPr>
              <w:spacing w:before="0" w:line="240" w:lineRule="auto"/>
              <w:rPr>
                <w:ins w:id="2232" w:author="Weekend Nguyen" w:date="2017-09-13T20:32:00Z"/>
                <w:rFonts w:ascii="Times New Roman" w:hAnsi="Times New Roman"/>
                <w:i w:val="0"/>
                <w:color w:val="auto"/>
                <w:sz w:val="26"/>
                <w:szCs w:val="26"/>
                <w:rPrChange w:id="2233" w:author="Weekend Nguyen" w:date="2017-09-13T21:01:00Z">
                  <w:rPr>
                    <w:ins w:id="2234" w:author="Weekend Nguyen" w:date="2017-09-13T20:32:00Z"/>
                    <w:rFonts w:ascii="Times New Roman" w:hAnsi="Times New Roman"/>
                    <w:sz w:val="26"/>
                    <w:szCs w:val="26"/>
                  </w:rPr>
                </w:rPrChange>
              </w:rPr>
            </w:pPr>
            <w:ins w:id="2235" w:author="Weekend Nguyen" w:date="2017-09-13T20:32:00Z">
              <w:r w:rsidRPr="00052B81">
                <w:rPr>
                  <w:rFonts w:ascii="Times New Roman" w:hAnsi="Times New Roman"/>
                  <w:i w:val="0"/>
                  <w:color w:val="auto"/>
                  <w:sz w:val="26"/>
                  <w:szCs w:val="26"/>
                  <w:rPrChange w:id="2236" w:author="Weekend Nguyen" w:date="2017-09-13T21:01:00Z">
                    <w:rPr>
                      <w:rFonts w:ascii="Times New Roman" w:hAnsi="Times New Roman"/>
                      <w:sz w:val="26"/>
                      <w:szCs w:val="26"/>
                    </w:rPr>
                  </w:rPrChange>
                </w:rPr>
                <w:t>Hệ thống hiển thị những thuốc đã gần hoặc hết hạn sử dụng.</w:t>
              </w:r>
            </w:ins>
          </w:p>
          <w:p w:rsidR="007B2A1A" w:rsidRPr="00052B81" w:rsidRDefault="007B2A1A" w:rsidP="007B2A1A">
            <w:pPr>
              <w:pStyle w:val="InfoBlue"/>
              <w:numPr>
                <w:ilvl w:val="0"/>
                <w:numId w:val="29"/>
              </w:numPr>
              <w:spacing w:before="0" w:line="240" w:lineRule="auto"/>
              <w:rPr>
                <w:ins w:id="2237" w:author="Weekend Nguyen" w:date="2017-09-13T20:32:00Z"/>
                <w:rFonts w:ascii="Times New Roman" w:hAnsi="Times New Roman"/>
                <w:i w:val="0"/>
                <w:color w:val="auto"/>
                <w:sz w:val="26"/>
                <w:szCs w:val="26"/>
                <w:rPrChange w:id="2238" w:author="Weekend Nguyen" w:date="2017-09-13T21:01:00Z">
                  <w:rPr>
                    <w:ins w:id="2239" w:author="Weekend Nguyen" w:date="2017-09-13T20:32:00Z"/>
                    <w:rFonts w:ascii="Times New Roman" w:hAnsi="Times New Roman"/>
                    <w:sz w:val="26"/>
                    <w:szCs w:val="26"/>
                  </w:rPr>
                </w:rPrChange>
              </w:rPr>
            </w:pPr>
            <w:ins w:id="2240" w:author="Weekend Nguyen" w:date="2017-09-13T20:32:00Z">
              <w:r w:rsidRPr="00052B81">
                <w:rPr>
                  <w:rFonts w:ascii="Times New Roman" w:hAnsi="Times New Roman"/>
                  <w:i w:val="0"/>
                  <w:color w:val="auto"/>
                  <w:sz w:val="26"/>
                  <w:szCs w:val="26"/>
                  <w:rPrChange w:id="2241" w:author="Weekend Nguyen" w:date="2017-09-13T21:01:00Z">
                    <w:rPr>
                      <w:rFonts w:ascii="Times New Roman" w:hAnsi="Times New Roman"/>
                      <w:sz w:val="26"/>
                      <w:szCs w:val="26"/>
                    </w:rPr>
                  </w:rPrChange>
                </w:rPr>
                <w:t>Nhân viên nhấp chọn vào tên thuốc để biết được số lượng và thông tin của những thuốc hết hạn.</w:t>
              </w:r>
            </w:ins>
          </w:p>
        </w:tc>
      </w:tr>
    </w:tbl>
    <w:p w:rsidR="007B2A1A" w:rsidRPr="005103C6" w:rsidRDefault="007B2A1A" w:rsidP="007B2A1A">
      <w:pPr>
        <w:spacing w:after="120" w:line="240" w:lineRule="auto"/>
        <w:rPr>
          <w:ins w:id="2242"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243" w:author="Weekend Nguyen" w:date="2017-09-13T20:32:00Z"/>
          <w:rFonts w:ascii="Times New Roman" w:hAnsi="Times New Roman"/>
          <w:sz w:val="26"/>
          <w:szCs w:val="26"/>
        </w:rPr>
      </w:pPr>
      <w:ins w:id="2244" w:author="Weekend Nguyen" w:date="2017-09-13T20:32:00Z">
        <w:r w:rsidRPr="005103C6">
          <w:rPr>
            <w:rFonts w:ascii="Times New Roman" w:hAnsi="Times New Roman"/>
            <w:sz w:val="26"/>
            <w:szCs w:val="26"/>
          </w:rPr>
          <w:t>Biểu đồ</w:t>
        </w:r>
      </w:ins>
    </w:p>
    <w:p w:rsidR="00E112BA" w:rsidRDefault="005B5C66" w:rsidP="007B2A1A">
      <w:pPr>
        <w:rPr>
          <w:ins w:id="2245" w:author="Weekend Nguyen" w:date="2017-09-13T21:14:00Z"/>
          <w:rFonts w:ascii="Times New Roman" w:hAnsi="Times New Roman"/>
          <w:b/>
          <w:sz w:val="26"/>
          <w:szCs w:val="26"/>
        </w:rPr>
      </w:pPr>
      <w:ins w:id="2246" w:author="Weekend Nguyen" w:date="2017-09-13T21:12:00Z">
        <w:r>
          <w:rPr>
            <w:noProof/>
          </w:rPr>
          <w:drawing>
            <wp:inline distT="0" distB="0" distL="0" distR="0" wp14:anchorId="3AE0FAFC" wp14:editId="4C71630C">
              <wp:extent cx="6315075" cy="2362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5075" cy="2362200"/>
                      </a:xfrm>
                      <a:prstGeom prst="rect">
                        <a:avLst/>
                      </a:prstGeom>
                    </pic:spPr>
                  </pic:pic>
                </a:graphicData>
              </a:graphic>
            </wp:inline>
          </w:drawing>
        </w:r>
      </w:ins>
    </w:p>
    <w:p w:rsidR="007B2A1A" w:rsidRDefault="007B2A1A" w:rsidP="007B2A1A">
      <w:pPr>
        <w:rPr>
          <w:ins w:id="2247" w:author="Weekend Nguyen" w:date="2017-09-13T20:32:00Z"/>
          <w:rFonts w:ascii="Times New Roman" w:eastAsia="Times New Roman" w:hAnsi="Times New Roman" w:cs="Times New Roman"/>
          <w:b/>
          <w:sz w:val="26"/>
          <w:szCs w:val="26"/>
        </w:rPr>
      </w:pPr>
      <w:ins w:id="2248" w:author="Weekend Nguyen" w:date="2017-09-13T20:32:00Z">
        <w:r>
          <w:rPr>
            <w:rFonts w:ascii="Times New Roman" w:hAnsi="Times New Roman"/>
            <w:b/>
            <w:sz w:val="26"/>
            <w:szCs w:val="26"/>
          </w:rPr>
          <w:br w:type="page"/>
        </w:r>
      </w:ins>
    </w:p>
    <w:p w:rsidR="007B2A1A" w:rsidRPr="005103C6" w:rsidRDefault="000A0882" w:rsidP="007B2A1A">
      <w:pPr>
        <w:pStyle w:val="Heading2"/>
        <w:spacing w:before="0" w:line="240" w:lineRule="auto"/>
        <w:ind w:left="600" w:hanging="600"/>
        <w:rPr>
          <w:ins w:id="2249" w:author="Weekend Nguyen" w:date="2017-09-13T20:32:00Z"/>
          <w:rFonts w:ascii="Times New Roman" w:hAnsi="Times New Roman"/>
          <w:sz w:val="26"/>
          <w:szCs w:val="26"/>
        </w:rPr>
      </w:pPr>
      <w:ins w:id="2250" w:author="Weekend Nguyen" w:date="2017-09-13T20:32:00Z">
        <w:r>
          <w:rPr>
            <w:rFonts w:ascii="Times New Roman" w:hAnsi="Times New Roman"/>
            <w:sz w:val="26"/>
            <w:szCs w:val="26"/>
          </w:rPr>
          <w:lastRenderedPageBreak/>
          <w:t>UC014</w:t>
        </w:r>
        <w:r w:rsidR="007B2A1A">
          <w:rPr>
            <w:rFonts w:ascii="Times New Roman" w:hAnsi="Times New Roman"/>
            <w:sz w:val="26"/>
            <w:szCs w:val="26"/>
          </w:rPr>
          <w:t>_Quản lý tài khoản nhân viên</w:t>
        </w:r>
        <w:r w:rsidR="007B2A1A" w:rsidRPr="005103C6">
          <w:rPr>
            <w:rFonts w:ascii="Times New Roman" w:hAnsi="Times New Roman"/>
            <w:sz w:val="26"/>
            <w:szCs w:val="26"/>
          </w:rPr>
          <w:t xml:space="preserve"> </w:t>
        </w:r>
      </w:ins>
    </w:p>
    <w:p w:rsidR="007B2A1A" w:rsidRPr="005103C6" w:rsidRDefault="000A0882" w:rsidP="007B2A1A">
      <w:pPr>
        <w:pStyle w:val="Heading3"/>
        <w:spacing w:before="0" w:line="240" w:lineRule="auto"/>
        <w:rPr>
          <w:ins w:id="2251" w:author="Weekend Nguyen" w:date="2017-09-13T20:32:00Z"/>
          <w:rFonts w:ascii="Times New Roman" w:hAnsi="Times New Roman"/>
          <w:sz w:val="26"/>
          <w:szCs w:val="26"/>
        </w:rPr>
      </w:pPr>
      <w:ins w:id="2252" w:author="Weekend Nguyen" w:date="2017-09-13T20:32:00Z">
        <w:r>
          <w:rPr>
            <w:rFonts w:ascii="Times New Roman" w:hAnsi="Times New Roman"/>
            <w:sz w:val="26"/>
            <w:szCs w:val="26"/>
          </w:rPr>
          <w:t>Mô tả use case UC014</w:t>
        </w:r>
      </w:ins>
    </w:p>
    <w:tbl>
      <w:tblPr>
        <w:tblStyle w:val="TableGrid"/>
        <w:tblW w:w="5000" w:type="pct"/>
        <w:jc w:val="center"/>
        <w:tblLook w:val="01E0" w:firstRow="1" w:lastRow="1" w:firstColumn="1" w:lastColumn="1" w:noHBand="0" w:noVBand="0"/>
      </w:tblPr>
      <w:tblGrid>
        <w:gridCol w:w="2592"/>
        <w:gridCol w:w="7653"/>
      </w:tblGrid>
      <w:tr w:rsidR="007B2A1A" w:rsidRPr="005103C6" w:rsidTr="00E16E77">
        <w:trPr>
          <w:jc w:val="center"/>
          <w:ins w:id="2253" w:author="Weekend Nguyen" w:date="2017-09-13T20:32:00Z"/>
        </w:trPr>
        <w:tc>
          <w:tcPr>
            <w:tcW w:w="5000" w:type="pct"/>
            <w:gridSpan w:val="2"/>
          </w:tcPr>
          <w:p w:rsidR="007B2A1A" w:rsidRPr="005103C6" w:rsidRDefault="007B2A1A" w:rsidP="00E16E77">
            <w:pPr>
              <w:spacing w:after="120"/>
              <w:rPr>
                <w:ins w:id="2254" w:author="Weekend Nguyen" w:date="2017-09-13T20:32:00Z"/>
                <w:rFonts w:ascii="Times New Roman" w:hAnsi="Times New Roman" w:cs="Times New Roman"/>
                <w:b/>
                <w:sz w:val="26"/>
                <w:szCs w:val="26"/>
              </w:rPr>
            </w:pPr>
            <w:ins w:id="2255" w:author="Weekend Nguyen" w:date="2017-09-13T20:32:00Z">
              <w:r w:rsidRPr="005103C6">
                <w:rPr>
                  <w:rFonts w:ascii="Times New Roman" w:hAnsi="Times New Roman" w:cs="Times New Roman"/>
                  <w:b/>
                  <w:sz w:val="26"/>
                  <w:szCs w:val="26"/>
                </w:rPr>
                <w:t xml:space="preserve">Use case: </w:t>
              </w:r>
              <w:r w:rsidR="000A0882">
                <w:rPr>
                  <w:rFonts w:ascii="Times New Roman" w:hAnsi="Times New Roman" w:cs="Times New Roman"/>
                  <w:b/>
                  <w:sz w:val="26"/>
                  <w:szCs w:val="26"/>
                  <w:rPrChange w:id="2256" w:author="Weekend Nguyen" w:date="2017-09-13T21:01:00Z">
                    <w:rPr>
                      <w:rFonts w:ascii="Times New Roman" w:hAnsi="Times New Roman" w:cs="Times New Roman"/>
                      <w:b/>
                      <w:sz w:val="26"/>
                      <w:szCs w:val="26"/>
                    </w:rPr>
                  </w:rPrChange>
                </w:rPr>
                <w:t>UC014</w:t>
              </w:r>
              <w:r w:rsidRPr="005C1819">
                <w:rPr>
                  <w:rFonts w:ascii="Times New Roman" w:hAnsi="Times New Roman" w:cs="Times New Roman"/>
                  <w:b/>
                  <w:sz w:val="26"/>
                  <w:szCs w:val="26"/>
                  <w:rPrChange w:id="2257" w:author="Weekend Nguyen" w:date="2017-09-13T21:01:00Z">
                    <w:rPr>
                      <w:rFonts w:ascii="Times New Roman" w:hAnsi="Times New Roman" w:cs="Times New Roman"/>
                      <w:i/>
                      <w:color w:val="0000FF"/>
                      <w:sz w:val="26"/>
                      <w:szCs w:val="26"/>
                    </w:rPr>
                  </w:rPrChange>
                </w:rPr>
                <w:t>_Quản lý tài khoản nhân viên</w:t>
              </w:r>
            </w:ins>
          </w:p>
        </w:tc>
      </w:tr>
      <w:tr w:rsidR="007B2A1A" w:rsidRPr="005103C6" w:rsidTr="00E16E77">
        <w:trPr>
          <w:jc w:val="center"/>
          <w:ins w:id="2258" w:author="Weekend Nguyen" w:date="2017-09-13T20:32:00Z"/>
        </w:trPr>
        <w:tc>
          <w:tcPr>
            <w:tcW w:w="1265" w:type="pct"/>
          </w:tcPr>
          <w:p w:rsidR="007B2A1A" w:rsidRPr="005103C6" w:rsidRDefault="007B2A1A" w:rsidP="00E16E77">
            <w:pPr>
              <w:pStyle w:val="TableHeader"/>
              <w:spacing w:before="0"/>
              <w:rPr>
                <w:ins w:id="2259" w:author="Weekend Nguyen" w:date="2017-09-13T20:32:00Z"/>
                <w:rFonts w:ascii="Times New Roman" w:hAnsi="Times New Roman" w:cs="Times New Roman"/>
                <w:b w:val="0"/>
                <w:sz w:val="26"/>
                <w:szCs w:val="26"/>
              </w:rPr>
            </w:pPr>
            <w:ins w:id="2260" w:author="Weekend Nguyen" w:date="2017-09-13T20:32:00Z">
              <w:r w:rsidRPr="005103C6">
                <w:rPr>
                  <w:rFonts w:ascii="Times New Roman" w:hAnsi="Times New Roman" w:cs="Times New Roman"/>
                  <w:b w:val="0"/>
                  <w:sz w:val="26"/>
                  <w:szCs w:val="26"/>
                </w:rPr>
                <w:t>Mục đích:</w:t>
              </w:r>
            </w:ins>
          </w:p>
        </w:tc>
        <w:tc>
          <w:tcPr>
            <w:tcW w:w="3735" w:type="pct"/>
          </w:tcPr>
          <w:p w:rsidR="007B2A1A" w:rsidRPr="005C1819" w:rsidRDefault="007B2A1A" w:rsidP="00E16E77">
            <w:pPr>
              <w:pStyle w:val="InfoBlue"/>
              <w:spacing w:before="0" w:line="240" w:lineRule="auto"/>
              <w:rPr>
                <w:ins w:id="2261" w:author="Weekend Nguyen" w:date="2017-09-13T20:32:00Z"/>
                <w:rFonts w:ascii="Times New Roman" w:hAnsi="Times New Roman"/>
                <w:i w:val="0"/>
                <w:color w:val="auto"/>
                <w:sz w:val="26"/>
                <w:szCs w:val="26"/>
                <w:rPrChange w:id="2262" w:author="Weekend Nguyen" w:date="2017-09-13T21:01:00Z">
                  <w:rPr>
                    <w:ins w:id="2263" w:author="Weekend Nguyen" w:date="2017-09-13T20:32:00Z"/>
                    <w:rFonts w:ascii="Times New Roman" w:hAnsi="Times New Roman"/>
                    <w:sz w:val="26"/>
                    <w:szCs w:val="26"/>
                  </w:rPr>
                </w:rPrChange>
              </w:rPr>
            </w:pPr>
            <w:ins w:id="2264" w:author="Weekend Nguyen" w:date="2017-09-13T20:32:00Z">
              <w:r w:rsidRPr="005C1819">
                <w:rPr>
                  <w:rFonts w:ascii="Times New Roman" w:hAnsi="Times New Roman"/>
                  <w:i w:val="0"/>
                  <w:color w:val="auto"/>
                  <w:sz w:val="26"/>
                  <w:szCs w:val="26"/>
                  <w:rPrChange w:id="2265" w:author="Weekend Nguyen" w:date="2017-09-13T21:01:00Z">
                    <w:rPr>
                      <w:rFonts w:ascii="Times New Roman" w:hAnsi="Times New Roman"/>
                      <w:sz w:val="26"/>
                      <w:szCs w:val="26"/>
                    </w:rPr>
                  </w:rPrChange>
                </w:rPr>
                <w:t>Quản lý được tất cả những tài khoản của nhân viên trong quầy thuốc.</w:t>
              </w:r>
            </w:ins>
          </w:p>
        </w:tc>
      </w:tr>
      <w:tr w:rsidR="007B2A1A" w:rsidRPr="005103C6" w:rsidTr="00E16E77">
        <w:trPr>
          <w:jc w:val="center"/>
          <w:ins w:id="2266" w:author="Weekend Nguyen" w:date="2017-09-13T20:32:00Z"/>
        </w:trPr>
        <w:tc>
          <w:tcPr>
            <w:tcW w:w="1265" w:type="pct"/>
          </w:tcPr>
          <w:p w:rsidR="007B2A1A" w:rsidRPr="005103C6" w:rsidRDefault="007B2A1A" w:rsidP="00E16E77">
            <w:pPr>
              <w:pStyle w:val="TableHeader"/>
              <w:spacing w:before="0"/>
              <w:rPr>
                <w:ins w:id="2267" w:author="Weekend Nguyen" w:date="2017-09-13T20:32:00Z"/>
                <w:rFonts w:ascii="Times New Roman" w:hAnsi="Times New Roman" w:cs="Times New Roman"/>
                <w:b w:val="0"/>
                <w:sz w:val="26"/>
                <w:szCs w:val="26"/>
              </w:rPr>
            </w:pPr>
            <w:ins w:id="2268" w:author="Weekend Nguyen" w:date="2017-09-13T20:32:00Z">
              <w:r w:rsidRPr="005103C6">
                <w:rPr>
                  <w:rFonts w:ascii="Times New Roman" w:hAnsi="Times New Roman" w:cs="Times New Roman"/>
                  <w:b w:val="0"/>
                  <w:sz w:val="26"/>
                  <w:szCs w:val="26"/>
                </w:rPr>
                <w:t>Mô tả:</w:t>
              </w:r>
            </w:ins>
          </w:p>
        </w:tc>
        <w:tc>
          <w:tcPr>
            <w:tcW w:w="3735" w:type="pct"/>
          </w:tcPr>
          <w:p w:rsidR="007B2A1A" w:rsidRPr="005C1819" w:rsidRDefault="007B2A1A" w:rsidP="00E16E77">
            <w:pPr>
              <w:pStyle w:val="InfoBlue"/>
              <w:spacing w:before="0" w:line="240" w:lineRule="auto"/>
              <w:rPr>
                <w:ins w:id="2269" w:author="Weekend Nguyen" w:date="2017-09-13T20:32:00Z"/>
                <w:rFonts w:ascii="Times New Roman" w:hAnsi="Times New Roman"/>
                <w:i w:val="0"/>
                <w:color w:val="auto"/>
                <w:sz w:val="26"/>
                <w:szCs w:val="26"/>
                <w:rPrChange w:id="2270" w:author="Weekend Nguyen" w:date="2017-09-13T21:01:00Z">
                  <w:rPr>
                    <w:ins w:id="2271" w:author="Weekend Nguyen" w:date="2017-09-13T20:32:00Z"/>
                    <w:rFonts w:ascii="Times New Roman" w:hAnsi="Times New Roman"/>
                    <w:sz w:val="26"/>
                    <w:szCs w:val="26"/>
                  </w:rPr>
                </w:rPrChange>
              </w:rPr>
            </w:pPr>
            <w:ins w:id="2272" w:author="Weekend Nguyen" w:date="2017-09-13T20:32:00Z">
              <w:r w:rsidRPr="005C1819">
                <w:rPr>
                  <w:rFonts w:ascii="Times New Roman" w:hAnsi="Times New Roman"/>
                  <w:i w:val="0"/>
                  <w:color w:val="auto"/>
                  <w:sz w:val="26"/>
                  <w:szCs w:val="26"/>
                  <w:rPrChange w:id="2273" w:author="Weekend Nguyen" w:date="2017-09-13T21:01:00Z">
                    <w:rPr>
                      <w:rFonts w:ascii="Times New Roman" w:hAnsi="Times New Roman"/>
                      <w:sz w:val="26"/>
                      <w:szCs w:val="26"/>
                    </w:rPr>
                  </w:rPrChange>
                </w:rPr>
                <w:t>Use case cho phép người dùng có thể thêm, xoá, cập nhật thông tin tài khoản của tất cả nhân viên.</w:t>
              </w:r>
            </w:ins>
          </w:p>
        </w:tc>
      </w:tr>
      <w:tr w:rsidR="007B2A1A" w:rsidRPr="005103C6" w:rsidTr="00E16E77">
        <w:trPr>
          <w:jc w:val="center"/>
          <w:ins w:id="2274" w:author="Weekend Nguyen" w:date="2017-09-13T20:32:00Z"/>
        </w:trPr>
        <w:tc>
          <w:tcPr>
            <w:tcW w:w="1265" w:type="pct"/>
          </w:tcPr>
          <w:p w:rsidR="007B2A1A" w:rsidRPr="005103C6" w:rsidRDefault="007B2A1A" w:rsidP="00E16E77">
            <w:pPr>
              <w:pStyle w:val="TableHeader"/>
              <w:spacing w:before="0"/>
              <w:rPr>
                <w:ins w:id="2275" w:author="Weekend Nguyen" w:date="2017-09-13T20:32:00Z"/>
                <w:rFonts w:ascii="Times New Roman" w:hAnsi="Times New Roman" w:cs="Times New Roman"/>
                <w:b w:val="0"/>
                <w:sz w:val="26"/>
                <w:szCs w:val="26"/>
              </w:rPr>
            </w:pPr>
            <w:ins w:id="2276" w:author="Weekend Nguyen" w:date="2017-09-13T20:32:00Z">
              <w:r w:rsidRPr="005103C6">
                <w:rPr>
                  <w:rFonts w:ascii="Times New Roman" w:hAnsi="Times New Roman" w:cs="Times New Roman"/>
                  <w:b w:val="0"/>
                  <w:sz w:val="26"/>
                  <w:szCs w:val="26"/>
                </w:rPr>
                <w:t>Tác nhân:</w:t>
              </w:r>
            </w:ins>
          </w:p>
        </w:tc>
        <w:tc>
          <w:tcPr>
            <w:tcW w:w="3735" w:type="pct"/>
          </w:tcPr>
          <w:p w:rsidR="007B2A1A" w:rsidRPr="005C1819" w:rsidRDefault="007B2A1A" w:rsidP="00E16E77">
            <w:pPr>
              <w:pStyle w:val="InfoBlue"/>
              <w:tabs>
                <w:tab w:val="left" w:pos="4755"/>
              </w:tabs>
              <w:spacing w:before="0" w:line="240" w:lineRule="auto"/>
              <w:rPr>
                <w:ins w:id="2277" w:author="Weekend Nguyen" w:date="2017-09-13T20:32:00Z"/>
                <w:rFonts w:ascii="Times New Roman" w:hAnsi="Times New Roman"/>
                <w:i w:val="0"/>
                <w:color w:val="auto"/>
                <w:sz w:val="26"/>
                <w:szCs w:val="26"/>
                <w:rPrChange w:id="2278" w:author="Weekend Nguyen" w:date="2017-09-13T21:01:00Z">
                  <w:rPr>
                    <w:ins w:id="2279" w:author="Weekend Nguyen" w:date="2017-09-13T20:32:00Z"/>
                    <w:rFonts w:ascii="Times New Roman" w:hAnsi="Times New Roman"/>
                    <w:sz w:val="26"/>
                    <w:szCs w:val="26"/>
                  </w:rPr>
                </w:rPrChange>
              </w:rPr>
            </w:pPr>
            <w:ins w:id="2280" w:author="Weekend Nguyen" w:date="2017-09-13T20:32:00Z">
              <w:r w:rsidRPr="005C1819">
                <w:rPr>
                  <w:rFonts w:ascii="Times New Roman" w:hAnsi="Times New Roman"/>
                  <w:i w:val="0"/>
                  <w:color w:val="auto"/>
                  <w:sz w:val="26"/>
                  <w:szCs w:val="26"/>
                  <w:rPrChange w:id="2281" w:author="Weekend Nguyen" w:date="2017-09-13T21:01:00Z">
                    <w:rPr>
                      <w:rFonts w:ascii="Times New Roman" w:hAnsi="Times New Roman"/>
                      <w:sz w:val="26"/>
                      <w:szCs w:val="26"/>
                    </w:rPr>
                  </w:rPrChange>
                </w:rPr>
                <w:t>Admin.</w:t>
              </w:r>
              <w:r w:rsidRPr="005C1819">
                <w:rPr>
                  <w:rFonts w:ascii="Times New Roman" w:hAnsi="Times New Roman"/>
                  <w:i w:val="0"/>
                  <w:color w:val="auto"/>
                  <w:sz w:val="26"/>
                  <w:szCs w:val="26"/>
                  <w:rPrChange w:id="2282" w:author="Weekend Nguyen" w:date="2017-09-13T21:01:00Z">
                    <w:rPr>
                      <w:rFonts w:ascii="Times New Roman" w:hAnsi="Times New Roman"/>
                      <w:sz w:val="26"/>
                      <w:szCs w:val="26"/>
                    </w:rPr>
                  </w:rPrChange>
                </w:rPr>
                <w:tab/>
              </w:r>
            </w:ins>
          </w:p>
        </w:tc>
      </w:tr>
      <w:tr w:rsidR="007B2A1A" w:rsidRPr="005103C6" w:rsidTr="00E16E77">
        <w:trPr>
          <w:jc w:val="center"/>
          <w:ins w:id="2283" w:author="Weekend Nguyen" w:date="2017-09-13T20:32:00Z"/>
        </w:trPr>
        <w:tc>
          <w:tcPr>
            <w:tcW w:w="1265" w:type="pct"/>
          </w:tcPr>
          <w:p w:rsidR="007B2A1A" w:rsidRPr="005103C6" w:rsidRDefault="007B2A1A" w:rsidP="00E16E77">
            <w:pPr>
              <w:pStyle w:val="TableHeader"/>
              <w:spacing w:before="0"/>
              <w:rPr>
                <w:ins w:id="2284" w:author="Weekend Nguyen" w:date="2017-09-13T20:32:00Z"/>
                <w:rFonts w:ascii="Times New Roman" w:hAnsi="Times New Roman" w:cs="Times New Roman"/>
                <w:b w:val="0"/>
                <w:sz w:val="26"/>
                <w:szCs w:val="26"/>
              </w:rPr>
            </w:pPr>
            <w:ins w:id="2285"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C1819" w:rsidRDefault="007B2A1A" w:rsidP="00E16E77">
            <w:pPr>
              <w:pStyle w:val="InfoBlue"/>
              <w:spacing w:before="0" w:line="240" w:lineRule="auto"/>
              <w:rPr>
                <w:ins w:id="2286" w:author="Weekend Nguyen" w:date="2017-09-13T20:32:00Z"/>
                <w:rFonts w:ascii="Times New Roman" w:hAnsi="Times New Roman"/>
                <w:i w:val="0"/>
                <w:color w:val="auto"/>
                <w:sz w:val="26"/>
                <w:szCs w:val="26"/>
                <w:rPrChange w:id="2287" w:author="Weekend Nguyen" w:date="2017-09-13T21:01:00Z">
                  <w:rPr>
                    <w:ins w:id="2288" w:author="Weekend Nguyen" w:date="2017-09-13T20:32:00Z"/>
                    <w:rFonts w:ascii="Times New Roman" w:hAnsi="Times New Roman"/>
                    <w:sz w:val="26"/>
                    <w:szCs w:val="26"/>
                  </w:rPr>
                </w:rPrChange>
              </w:rPr>
            </w:pPr>
            <w:ins w:id="2289" w:author="Weekend Nguyen" w:date="2017-09-13T20:32:00Z">
              <w:r w:rsidRPr="005C1819">
                <w:rPr>
                  <w:rFonts w:ascii="Times New Roman" w:hAnsi="Times New Roman"/>
                  <w:i w:val="0"/>
                  <w:color w:val="auto"/>
                  <w:sz w:val="26"/>
                  <w:szCs w:val="26"/>
                  <w:rPrChange w:id="2290" w:author="Weekend Nguyen" w:date="2017-09-13T21:01:00Z">
                    <w:rPr>
                      <w:rFonts w:ascii="Times New Roman" w:hAnsi="Times New Roman"/>
                      <w:sz w:val="26"/>
                      <w:szCs w:val="26"/>
                    </w:rPr>
                  </w:rPrChange>
                </w:rPr>
                <w:t>Người dùng đăng nhập vào hệ thống</w:t>
              </w:r>
            </w:ins>
          </w:p>
        </w:tc>
      </w:tr>
      <w:tr w:rsidR="007B2A1A" w:rsidRPr="005103C6" w:rsidTr="00E16E77">
        <w:trPr>
          <w:jc w:val="center"/>
          <w:ins w:id="2291" w:author="Weekend Nguyen" w:date="2017-09-13T20:32:00Z"/>
        </w:trPr>
        <w:tc>
          <w:tcPr>
            <w:tcW w:w="1265" w:type="pct"/>
          </w:tcPr>
          <w:p w:rsidR="007B2A1A" w:rsidRPr="005103C6" w:rsidRDefault="007B2A1A" w:rsidP="00E16E77">
            <w:pPr>
              <w:pStyle w:val="TableHeader"/>
              <w:spacing w:before="0"/>
              <w:rPr>
                <w:ins w:id="2292" w:author="Weekend Nguyen" w:date="2017-09-13T20:32:00Z"/>
                <w:rFonts w:ascii="Times New Roman" w:hAnsi="Times New Roman" w:cs="Times New Roman"/>
                <w:b w:val="0"/>
                <w:sz w:val="26"/>
                <w:szCs w:val="26"/>
              </w:rPr>
            </w:pPr>
            <w:ins w:id="2293"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C1819" w:rsidRDefault="007B2A1A" w:rsidP="00E16E77">
            <w:pPr>
              <w:pStyle w:val="InfoBlue"/>
              <w:spacing w:before="0" w:line="240" w:lineRule="auto"/>
              <w:rPr>
                <w:ins w:id="2294" w:author="Weekend Nguyen" w:date="2017-09-13T20:32:00Z"/>
                <w:rFonts w:ascii="Times New Roman" w:hAnsi="Times New Roman"/>
                <w:i w:val="0"/>
                <w:color w:val="auto"/>
                <w:sz w:val="26"/>
                <w:szCs w:val="26"/>
                <w:rPrChange w:id="2295" w:author="Weekend Nguyen" w:date="2017-09-13T21:01:00Z">
                  <w:rPr>
                    <w:ins w:id="2296" w:author="Weekend Nguyen" w:date="2017-09-13T20:32:00Z"/>
                    <w:rFonts w:ascii="Times New Roman" w:hAnsi="Times New Roman"/>
                    <w:sz w:val="26"/>
                    <w:szCs w:val="26"/>
                  </w:rPr>
                </w:rPrChange>
              </w:rPr>
            </w:pPr>
            <w:ins w:id="2297" w:author="Weekend Nguyen" w:date="2017-09-13T20:32:00Z">
              <w:r w:rsidRPr="005C1819">
                <w:rPr>
                  <w:rFonts w:ascii="Times New Roman" w:hAnsi="Times New Roman"/>
                  <w:i w:val="0"/>
                  <w:color w:val="auto"/>
                  <w:sz w:val="26"/>
                  <w:szCs w:val="26"/>
                  <w:rPrChange w:id="2298" w:author="Weekend Nguyen" w:date="2017-09-13T21:01:00Z">
                    <w:rPr>
                      <w:rFonts w:ascii="Times New Roman" w:hAnsi="Times New Roman"/>
                      <w:sz w:val="26"/>
                      <w:szCs w:val="26"/>
                    </w:rPr>
                  </w:rPrChange>
                </w:rPr>
                <w:t>Thêm/ xoá hoặc cập nhật tài khoản của một nhân viên.</w:t>
              </w:r>
            </w:ins>
          </w:p>
        </w:tc>
      </w:tr>
      <w:tr w:rsidR="007B2A1A" w:rsidRPr="005103C6" w:rsidTr="00E16E77">
        <w:trPr>
          <w:jc w:val="center"/>
          <w:ins w:id="2299" w:author="Weekend Nguyen" w:date="2017-09-13T20:32:00Z"/>
        </w:trPr>
        <w:tc>
          <w:tcPr>
            <w:tcW w:w="1265" w:type="pct"/>
          </w:tcPr>
          <w:p w:rsidR="007B2A1A" w:rsidRPr="005103C6" w:rsidRDefault="007B2A1A" w:rsidP="00E16E77">
            <w:pPr>
              <w:pStyle w:val="TableHeader"/>
              <w:spacing w:before="0"/>
              <w:rPr>
                <w:ins w:id="2300" w:author="Weekend Nguyen" w:date="2017-09-13T20:32:00Z"/>
                <w:rFonts w:ascii="Times New Roman" w:hAnsi="Times New Roman" w:cs="Times New Roman"/>
                <w:b w:val="0"/>
                <w:sz w:val="26"/>
                <w:szCs w:val="26"/>
              </w:rPr>
            </w:pPr>
            <w:ins w:id="2301"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C1819" w:rsidRDefault="007B2A1A" w:rsidP="007B2A1A">
            <w:pPr>
              <w:pStyle w:val="InfoBlue"/>
              <w:numPr>
                <w:ilvl w:val="0"/>
                <w:numId w:val="30"/>
              </w:numPr>
              <w:spacing w:before="0" w:line="240" w:lineRule="auto"/>
              <w:rPr>
                <w:ins w:id="2302" w:author="Weekend Nguyen" w:date="2017-09-13T20:32:00Z"/>
                <w:rFonts w:ascii="Times New Roman" w:hAnsi="Times New Roman"/>
                <w:i w:val="0"/>
                <w:color w:val="auto"/>
                <w:sz w:val="26"/>
                <w:szCs w:val="26"/>
                <w:rPrChange w:id="2303" w:author="Weekend Nguyen" w:date="2017-09-13T21:01:00Z">
                  <w:rPr>
                    <w:ins w:id="2304" w:author="Weekend Nguyen" w:date="2017-09-13T20:32:00Z"/>
                    <w:rFonts w:ascii="Times New Roman" w:hAnsi="Times New Roman"/>
                    <w:sz w:val="26"/>
                    <w:szCs w:val="26"/>
                  </w:rPr>
                </w:rPrChange>
              </w:rPr>
            </w:pPr>
            <w:ins w:id="2305" w:author="Weekend Nguyen" w:date="2017-09-13T20:32:00Z">
              <w:r w:rsidRPr="005C1819">
                <w:rPr>
                  <w:rFonts w:ascii="Times New Roman" w:hAnsi="Times New Roman"/>
                  <w:i w:val="0"/>
                  <w:color w:val="auto"/>
                  <w:sz w:val="26"/>
                  <w:szCs w:val="26"/>
                  <w:rPrChange w:id="2306" w:author="Weekend Nguyen" w:date="2017-09-13T21:01:00Z">
                    <w:rPr>
                      <w:rFonts w:ascii="Times New Roman" w:hAnsi="Times New Roman"/>
                      <w:sz w:val="26"/>
                      <w:szCs w:val="26"/>
                    </w:rPr>
                  </w:rPrChange>
                </w:rPr>
                <w:t>Hệ thống hiển thị giao diện quản lý tài khoản.</w:t>
              </w:r>
            </w:ins>
          </w:p>
          <w:p w:rsidR="007B2A1A" w:rsidRPr="005C1819" w:rsidRDefault="007B2A1A" w:rsidP="007B2A1A">
            <w:pPr>
              <w:pStyle w:val="InfoBlue"/>
              <w:numPr>
                <w:ilvl w:val="0"/>
                <w:numId w:val="30"/>
              </w:numPr>
              <w:spacing w:before="0" w:line="240" w:lineRule="auto"/>
              <w:rPr>
                <w:ins w:id="2307" w:author="Weekend Nguyen" w:date="2017-09-13T20:32:00Z"/>
                <w:rFonts w:ascii="Times New Roman" w:hAnsi="Times New Roman"/>
                <w:i w:val="0"/>
                <w:color w:val="auto"/>
                <w:sz w:val="26"/>
                <w:szCs w:val="26"/>
                <w:rPrChange w:id="2308" w:author="Weekend Nguyen" w:date="2017-09-13T21:01:00Z">
                  <w:rPr>
                    <w:ins w:id="2309" w:author="Weekend Nguyen" w:date="2017-09-13T20:32:00Z"/>
                    <w:rFonts w:ascii="Times New Roman" w:hAnsi="Times New Roman"/>
                    <w:sz w:val="26"/>
                    <w:szCs w:val="26"/>
                  </w:rPr>
                </w:rPrChange>
              </w:rPr>
            </w:pPr>
            <w:ins w:id="2310" w:author="Weekend Nguyen" w:date="2017-09-13T20:32:00Z">
              <w:r w:rsidRPr="005C1819">
                <w:rPr>
                  <w:rFonts w:ascii="Times New Roman" w:hAnsi="Times New Roman"/>
                  <w:i w:val="0"/>
                  <w:color w:val="auto"/>
                  <w:sz w:val="26"/>
                  <w:szCs w:val="26"/>
                  <w:rPrChange w:id="2311" w:author="Weekend Nguyen" w:date="2017-09-13T21:01:00Z">
                    <w:rPr>
                      <w:rFonts w:ascii="Times New Roman" w:hAnsi="Times New Roman"/>
                      <w:sz w:val="26"/>
                      <w:szCs w:val="26"/>
                    </w:rPr>
                  </w:rPrChange>
                </w:rPr>
                <w:t>Hệ thống yêu cầu người dùng chọn chức năng thêm / xoá / cập nhật.</w:t>
              </w:r>
            </w:ins>
          </w:p>
          <w:p w:rsidR="007B2A1A" w:rsidRPr="005C1819" w:rsidRDefault="007B2A1A" w:rsidP="007B2A1A">
            <w:pPr>
              <w:pStyle w:val="InfoBlue"/>
              <w:numPr>
                <w:ilvl w:val="0"/>
                <w:numId w:val="30"/>
              </w:numPr>
              <w:spacing w:before="0" w:line="240" w:lineRule="auto"/>
              <w:rPr>
                <w:ins w:id="2312" w:author="Weekend Nguyen" w:date="2017-09-13T20:32:00Z"/>
                <w:rFonts w:ascii="Times New Roman" w:hAnsi="Times New Roman"/>
                <w:i w:val="0"/>
                <w:color w:val="auto"/>
                <w:sz w:val="26"/>
                <w:szCs w:val="26"/>
                <w:rPrChange w:id="2313" w:author="Weekend Nguyen" w:date="2017-09-13T21:01:00Z">
                  <w:rPr>
                    <w:ins w:id="2314" w:author="Weekend Nguyen" w:date="2017-09-13T20:32:00Z"/>
                    <w:rFonts w:ascii="Times New Roman" w:hAnsi="Times New Roman"/>
                    <w:sz w:val="26"/>
                    <w:szCs w:val="26"/>
                  </w:rPr>
                </w:rPrChange>
              </w:rPr>
            </w:pPr>
            <w:ins w:id="2315" w:author="Weekend Nguyen" w:date="2017-09-13T20:32:00Z">
              <w:r w:rsidRPr="005C1819">
                <w:rPr>
                  <w:rFonts w:ascii="Times New Roman" w:hAnsi="Times New Roman"/>
                  <w:i w:val="0"/>
                  <w:color w:val="auto"/>
                  <w:sz w:val="26"/>
                  <w:szCs w:val="26"/>
                  <w:rPrChange w:id="2316" w:author="Weekend Nguyen" w:date="2017-09-13T21:01:00Z">
                    <w:rPr>
                      <w:rFonts w:ascii="Times New Roman" w:hAnsi="Times New Roman"/>
                      <w:sz w:val="26"/>
                      <w:szCs w:val="26"/>
                    </w:rPr>
                  </w:rPrChange>
                </w:rPr>
                <w:t xml:space="preserve"> Người dùng chọn chức năng thêm tài khoản.</w:t>
              </w:r>
            </w:ins>
          </w:p>
          <w:p w:rsidR="007B2A1A" w:rsidRPr="005C1819" w:rsidRDefault="007B2A1A" w:rsidP="007B2A1A">
            <w:pPr>
              <w:pStyle w:val="InfoBlue"/>
              <w:numPr>
                <w:ilvl w:val="0"/>
                <w:numId w:val="30"/>
              </w:numPr>
              <w:spacing w:before="0" w:line="240" w:lineRule="auto"/>
              <w:rPr>
                <w:ins w:id="2317" w:author="Weekend Nguyen" w:date="2017-09-13T20:32:00Z"/>
                <w:rFonts w:ascii="Times New Roman" w:hAnsi="Times New Roman"/>
                <w:i w:val="0"/>
                <w:color w:val="auto"/>
                <w:sz w:val="26"/>
                <w:szCs w:val="26"/>
                <w:rPrChange w:id="2318" w:author="Weekend Nguyen" w:date="2017-09-13T21:01:00Z">
                  <w:rPr>
                    <w:ins w:id="2319" w:author="Weekend Nguyen" w:date="2017-09-13T20:32:00Z"/>
                    <w:rFonts w:ascii="Times New Roman" w:hAnsi="Times New Roman"/>
                    <w:sz w:val="26"/>
                    <w:szCs w:val="26"/>
                  </w:rPr>
                </w:rPrChange>
              </w:rPr>
            </w:pPr>
            <w:ins w:id="2320" w:author="Weekend Nguyen" w:date="2017-09-13T20:32:00Z">
              <w:r w:rsidRPr="005C1819">
                <w:rPr>
                  <w:rFonts w:ascii="Times New Roman" w:hAnsi="Times New Roman"/>
                  <w:i w:val="0"/>
                  <w:color w:val="auto"/>
                  <w:sz w:val="26"/>
                  <w:szCs w:val="26"/>
                  <w:rPrChange w:id="2321" w:author="Weekend Nguyen" w:date="2017-09-13T21:01:00Z">
                    <w:rPr>
                      <w:rFonts w:ascii="Times New Roman" w:hAnsi="Times New Roman"/>
                      <w:sz w:val="26"/>
                      <w:szCs w:val="26"/>
                    </w:rPr>
                  </w:rPrChange>
                </w:rPr>
                <w:t>Người dùng nhập vào tên tài khoản và password theo chức vụ của nhân viên mới.</w:t>
              </w:r>
            </w:ins>
          </w:p>
          <w:p w:rsidR="007B2A1A" w:rsidRPr="005C1819" w:rsidRDefault="007B2A1A" w:rsidP="007B2A1A">
            <w:pPr>
              <w:pStyle w:val="InfoBlue"/>
              <w:numPr>
                <w:ilvl w:val="0"/>
                <w:numId w:val="30"/>
              </w:numPr>
              <w:spacing w:before="0" w:line="240" w:lineRule="auto"/>
              <w:rPr>
                <w:ins w:id="2322" w:author="Weekend Nguyen" w:date="2017-09-13T20:32:00Z"/>
                <w:rFonts w:ascii="Times New Roman" w:hAnsi="Times New Roman"/>
                <w:i w:val="0"/>
                <w:color w:val="auto"/>
                <w:sz w:val="26"/>
                <w:szCs w:val="26"/>
                <w:rPrChange w:id="2323" w:author="Weekend Nguyen" w:date="2017-09-13T21:01:00Z">
                  <w:rPr>
                    <w:ins w:id="2324" w:author="Weekend Nguyen" w:date="2017-09-13T20:32:00Z"/>
                    <w:rFonts w:ascii="Times New Roman" w:hAnsi="Times New Roman"/>
                    <w:sz w:val="26"/>
                    <w:szCs w:val="26"/>
                  </w:rPr>
                </w:rPrChange>
              </w:rPr>
            </w:pPr>
            <w:ins w:id="2325" w:author="Weekend Nguyen" w:date="2017-09-13T20:32:00Z">
              <w:r w:rsidRPr="005C1819">
                <w:rPr>
                  <w:rFonts w:ascii="Times New Roman" w:hAnsi="Times New Roman"/>
                  <w:i w:val="0"/>
                  <w:color w:val="auto"/>
                  <w:sz w:val="26"/>
                  <w:szCs w:val="26"/>
                  <w:rPrChange w:id="2326" w:author="Weekend Nguyen" w:date="2017-09-13T21:01:00Z">
                    <w:rPr>
                      <w:rFonts w:ascii="Times New Roman" w:hAnsi="Times New Roman"/>
                      <w:sz w:val="26"/>
                      <w:szCs w:val="26"/>
                    </w:rPr>
                  </w:rPrChange>
                </w:rPr>
                <w:t>Hệ thống lưu trữ tài khoản.</w:t>
              </w:r>
            </w:ins>
          </w:p>
        </w:tc>
      </w:tr>
      <w:tr w:rsidR="007B2A1A" w:rsidRPr="005103C6" w:rsidTr="00E16E77">
        <w:trPr>
          <w:jc w:val="center"/>
          <w:ins w:id="2327" w:author="Weekend Nguyen" w:date="2017-09-13T20:32:00Z"/>
        </w:trPr>
        <w:tc>
          <w:tcPr>
            <w:tcW w:w="1265" w:type="pct"/>
          </w:tcPr>
          <w:p w:rsidR="007B2A1A" w:rsidRPr="005103C6" w:rsidRDefault="007B2A1A" w:rsidP="00E16E77">
            <w:pPr>
              <w:pStyle w:val="TableHeader"/>
              <w:spacing w:before="0"/>
              <w:rPr>
                <w:ins w:id="2328" w:author="Weekend Nguyen" w:date="2017-09-13T20:32:00Z"/>
                <w:rFonts w:ascii="Times New Roman" w:hAnsi="Times New Roman" w:cs="Times New Roman"/>
                <w:b w:val="0"/>
                <w:sz w:val="26"/>
                <w:szCs w:val="26"/>
              </w:rPr>
            </w:pPr>
            <w:ins w:id="2329"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5C1819" w:rsidRDefault="007B2A1A" w:rsidP="00E16E77">
            <w:pPr>
              <w:pStyle w:val="InfoBlue"/>
              <w:spacing w:before="0" w:line="240" w:lineRule="auto"/>
              <w:rPr>
                <w:ins w:id="2330" w:author="Weekend Nguyen" w:date="2017-09-13T20:32:00Z"/>
                <w:rFonts w:ascii="Times New Roman" w:hAnsi="Times New Roman"/>
                <w:i w:val="0"/>
                <w:color w:val="auto"/>
                <w:sz w:val="26"/>
                <w:szCs w:val="26"/>
                <w:rPrChange w:id="2331" w:author="Weekend Nguyen" w:date="2017-09-13T21:01:00Z">
                  <w:rPr>
                    <w:ins w:id="2332" w:author="Weekend Nguyen" w:date="2017-09-13T20:32:00Z"/>
                    <w:rFonts w:ascii="Times New Roman" w:hAnsi="Times New Roman"/>
                    <w:sz w:val="26"/>
                    <w:szCs w:val="26"/>
                  </w:rPr>
                </w:rPrChange>
              </w:rPr>
            </w:pPr>
            <w:ins w:id="2333" w:author="Weekend Nguyen" w:date="2017-09-13T20:32:00Z">
              <w:r w:rsidRPr="005C1819">
                <w:rPr>
                  <w:rFonts w:ascii="Times New Roman" w:hAnsi="Times New Roman"/>
                  <w:i w:val="0"/>
                  <w:color w:val="auto"/>
                  <w:sz w:val="26"/>
                  <w:szCs w:val="26"/>
                  <w:rPrChange w:id="2334" w:author="Weekend Nguyen" w:date="2017-09-13T21:01:00Z">
                    <w:rPr>
                      <w:rFonts w:ascii="Times New Roman" w:hAnsi="Times New Roman"/>
                      <w:sz w:val="26"/>
                      <w:szCs w:val="26"/>
                    </w:rPr>
                  </w:rPrChange>
                </w:rPr>
                <w:t>Luồng sự kiện 1:</w:t>
              </w:r>
            </w:ins>
          </w:p>
          <w:p w:rsidR="007B2A1A" w:rsidRPr="005C1819" w:rsidRDefault="007B2A1A" w:rsidP="007B2A1A">
            <w:pPr>
              <w:pStyle w:val="InfoBlue"/>
              <w:numPr>
                <w:ilvl w:val="1"/>
                <w:numId w:val="29"/>
              </w:numPr>
              <w:spacing w:before="0" w:line="240" w:lineRule="auto"/>
              <w:rPr>
                <w:ins w:id="2335" w:author="Weekend Nguyen" w:date="2017-09-13T20:32:00Z"/>
                <w:rFonts w:ascii="Times New Roman" w:hAnsi="Times New Roman"/>
                <w:i w:val="0"/>
                <w:color w:val="auto"/>
                <w:sz w:val="26"/>
                <w:szCs w:val="26"/>
                <w:rPrChange w:id="2336" w:author="Weekend Nguyen" w:date="2017-09-13T21:01:00Z">
                  <w:rPr>
                    <w:ins w:id="2337" w:author="Weekend Nguyen" w:date="2017-09-13T20:32:00Z"/>
                    <w:rFonts w:ascii="Times New Roman" w:hAnsi="Times New Roman"/>
                    <w:sz w:val="26"/>
                    <w:szCs w:val="26"/>
                  </w:rPr>
                </w:rPrChange>
              </w:rPr>
            </w:pPr>
            <w:ins w:id="2338" w:author="Weekend Nguyen" w:date="2017-09-13T20:32:00Z">
              <w:r w:rsidRPr="005C1819">
                <w:rPr>
                  <w:rFonts w:ascii="Times New Roman" w:hAnsi="Times New Roman"/>
                  <w:i w:val="0"/>
                  <w:color w:val="auto"/>
                  <w:sz w:val="26"/>
                  <w:szCs w:val="26"/>
                  <w:rPrChange w:id="2339" w:author="Weekend Nguyen" w:date="2017-09-13T21:01:00Z">
                    <w:rPr>
                      <w:rFonts w:ascii="Times New Roman" w:hAnsi="Times New Roman"/>
                      <w:sz w:val="26"/>
                      <w:szCs w:val="26"/>
                    </w:rPr>
                  </w:rPrChange>
                </w:rPr>
                <w:t>Người dùng chọn chức năng xoá tài khoản.</w:t>
              </w:r>
            </w:ins>
          </w:p>
          <w:p w:rsidR="007B2A1A" w:rsidRPr="005C1819" w:rsidRDefault="007B2A1A" w:rsidP="007B2A1A">
            <w:pPr>
              <w:pStyle w:val="InfoBlue"/>
              <w:numPr>
                <w:ilvl w:val="1"/>
                <w:numId w:val="31"/>
              </w:numPr>
              <w:spacing w:before="0" w:line="240" w:lineRule="auto"/>
              <w:rPr>
                <w:ins w:id="2340" w:author="Weekend Nguyen" w:date="2017-09-13T20:32:00Z"/>
                <w:rFonts w:ascii="Times New Roman" w:hAnsi="Times New Roman"/>
                <w:i w:val="0"/>
                <w:color w:val="auto"/>
                <w:sz w:val="26"/>
                <w:szCs w:val="26"/>
                <w:rPrChange w:id="2341" w:author="Weekend Nguyen" w:date="2017-09-13T21:01:00Z">
                  <w:rPr>
                    <w:ins w:id="2342" w:author="Weekend Nguyen" w:date="2017-09-13T20:32:00Z"/>
                    <w:rFonts w:ascii="Times New Roman" w:hAnsi="Times New Roman"/>
                    <w:sz w:val="26"/>
                    <w:szCs w:val="26"/>
                  </w:rPr>
                </w:rPrChange>
              </w:rPr>
            </w:pPr>
            <w:ins w:id="2343" w:author="Weekend Nguyen" w:date="2017-09-13T20:32:00Z">
              <w:r w:rsidRPr="005C1819">
                <w:rPr>
                  <w:rFonts w:ascii="Times New Roman" w:hAnsi="Times New Roman"/>
                  <w:i w:val="0"/>
                  <w:color w:val="auto"/>
                  <w:sz w:val="26"/>
                  <w:szCs w:val="26"/>
                  <w:rPrChange w:id="2344" w:author="Weekend Nguyen" w:date="2017-09-13T21:01:00Z">
                    <w:rPr>
                      <w:rFonts w:ascii="Times New Roman" w:hAnsi="Times New Roman"/>
                      <w:sz w:val="26"/>
                      <w:szCs w:val="26"/>
                    </w:rPr>
                  </w:rPrChange>
                </w:rPr>
                <w:t>Hệ thống hiển thị toàn bộ những tài khoản có trong hệ thống.</w:t>
              </w:r>
            </w:ins>
          </w:p>
          <w:p w:rsidR="007B2A1A" w:rsidRPr="005C1819" w:rsidRDefault="007B2A1A" w:rsidP="00E16E77">
            <w:pPr>
              <w:pStyle w:val="InfoBlue"/>
              <w:spacing w:before="0" w:line="240" w:lineRule="auto"/>
              <w:rPr>
                <w:ins w:id="2345" w:author="Weekend Nguyen" w:date="2017-09-13T20:32:00Z"/>
                <w:rFonts w:ascii="Times New Roman" w:hAnsi="Times New Roman"/>
                <w:i w:val="0"/>
                <w:color w:val="auto"/>
                <w:sz w:val="26"/>
                <w:szCs w:val="26"/>
                <w:rPrChange w:id="2346" w:author="Weekend Nguyen" w:date="2017-09-13T21:01:00Z">
                  <w:rPr>
                    <w:ins w:id="2347" w:author="Weekend Nguyen" w:date="2017-09-13T20:32:00Z"/>
                    <w:rFonts w:ascii="Times New Roman" w:hAnsi="Times New Roman"/>
                    <w:sz w:val="26"/>
                    <w:szCs w:val="26"/>
                  </w:rPr>
                </w:rPrChange>
              </w:rPr>
            </w:pPr>
            <w:ins w:id="2348" w:author="Weekend Nguyen" w:date="2017-09-13T20:32:00Z">
              <w:r w:rsidRPr="005C1819">
                <w:rPr>
                  <w:rFonts w:ascii="Times New Roman" w:hAnsi="Times New Roman"/>
                  <w:i w:val="0"/>
                  <w:color w:val="auto"/>
                  <w:sz w:val="26"/>
                  <w:szCs w:val="26"/>
                  <w:rPrChange w:id="2349" w:author="Weekend Nguyen" w:date="2017-09-13T21:01:00Z">
                    <w:rPr>
                      <w:rFonts w:ascii="Times New Roman" w:hAnsi="Times New Roman"/>
                      <w:sz w:val="26"/>
                      <w:szCs w:val="26"/>
                    </w:rPr>
                  </w:rPrChange>
                </w:rPr>
                <w:t xml:space="preserve">     5.1 Người dùng chọn tài khoản cần xoá.</w:t>
              </w:r>
            </w:ins>
          </w:p>
          <w:p w:rsidR="007B2A1A" w:rsidRPr="005C1819" w:rsidRDefault="007B2A1A" w:rsidP="00E16E77">
            <w:pPr>
              <w:pStyle w:val="InfoBlue"/>
              <w:spacing w:before="0" w:line="240" w:lineRule="auto"/>
              <w:rPr>
                <w:ins w:id="2350" w:author="Weekend Nguyen" w:date="2017-09-13T20:32:00Z"/>
                <w:rFonts w:ascii="Times New Roman" w:hAnsi="Times New Roman"/>
                <w:i w:val="0"/>
                <w:color w:val="auto"/>
                <w:sz w:val="26"/>
                <w:szCs w:val="26"/>
                <w:rPrChange w:id="2351" w:author="Weekend Nguyen" w:date="2017-09-13T21:01:00Z">
                  <w:rPr>
                    <w:ins w:id="2352" w:author="Weekend Nguyen" w:date="2017-09-13T20:32:00Z"/>
                    <w:rFonts w:ascii="Times New Roman" w:hAnsi="Times New Roman"/>
                    <w:sz w:val="26"/>
                    <w:szCs w:val="26"/>
                  </w:rPr>
                </w:rPrChange>
              </w:rPr>
            </w:pPr>
            <w:ins w:id="2353" w:author="Weekend Nguyen" w:date="2017-09-13T20:32:00Z">
              <w:r w:rsidRPr="005C1819">
                <w:rPr>
                  <w:rFonts w:ascii="Times New Roman" w:hAnsi="Times New Roman"/>
                  <w:i w:val="0"/>
                  <w:color w:val="auto"/>
                  <w:sz w:val="26"/>
                  <w:szCs w:val="26"/>
                  <w:rPrChange w:id="2354" w:author="Weekend Nguyen" w:date="2017-09-13T21:01:00Z">
                    <w:rPr>
                      <w:rFonts w:ascii="Times New Roman" w:hAnsi="Times New Roman"/>
                      <w:sz w:val="26"/>
                      <w:szCs w:val="26"/>
                    </w:rPr>
                  </w:rPrChange>
                </w:rPr>
                <w:t xml:space="preserve">     6.1 Hệ thống xoá đi thông tin tài khoản mà người dùng chọn.</w:t>
              </w:r>
            </w:ins>
          </w:p>
          <w:p w:rsidR="007B2A1A" w:rsidRPr="005C1819" w:rsidRDefault="007B2A1A" w:rsidP="00E16E77">
            <w:pPr>
              <w:pStyle w:val="InfoBlue"/>
              <w:spacing w:before="0" w:line="240" w:lineRule="auto"/>
              <w:rPr>
                <w:ins w:id="2355" w:author="Weekend Nguyen" w:date="2017-09-13T20:32:00Z"/>
                <w:rFonts w:ascii="Times New Roman" w:hAnsi="Times New Roman"/>
                <w:i w:val="0"/>
                <w:color w:val="auto"/>
                <w:sz w:val="26"/>
                <w:szCs w:val="26"/>
                <w:rPrChange w:id="2356" w:author="Weekend Nguyen" w:date="2017-09-13T21:01:00Z">
                  <w:rPr>
                    <w:ins w:id="2357" w:author="Weekend Nguyen" w:date="2017-09-13T20:32:00Z"/>
                    <w:rFonts w:ascii="Times New Roman" w:hAnsi="Times New Roman"/>
                    <w:sz w:val="26"/>
                    <w:szCs w:val="26"/>
                  </w:rPr>
                </w:rPrChange>
              </w:rPr>
            </w:pPr>
            <w:ins w:id="2358" w:author="Weekend Nguyen" w:date="2017-09-13T20:32:00Z">
              <w:r w:rsidRPr="005C1819">
                <w:rPr>
                  <w:rFonts w:ascii="Times New Roman" w:hAnsi="Times New Roman"/>
                  <w:i w:val="0"/>
                  <w:color w:val="auto"/>
                  <w:sz w:val="26"/>
                  <w:szCs w:val="26"/>
                  <w:rPrChange w:id="2359" w:author="Weekend Nguyen" w:date="2017-09-13T21:01:00Z">
                    <w:rPr>
                      <w:rFonts w:ascii="Times New Roman" w:hAnsi="Times New Roman"/>
                      <w:sz w:val="26"/>
                      <w:szCs w:val="26"/>
                    </w:rPr>
                  </w:rPrChange>
                </w:rPr>
                <w:t>7.1 Cập nhật danh sách tài khoản.</w:t>
              </w:r>
            </w:ins>
          </w:p>
          <w:p w:rsidR="007B2A1A" w:rsidRPr="005C1819" w:rsidRDefault="007B2A1A" w:rsidP="00E16E77">
            <w:pPr>
              <w:pStyle w:val="InfoBlue"/>
              <w:spacing w:before="0" w:line="240" w:lineRule="auto"/>
              <w:rPr>
                <w:ins w:id="2360" w:author="Weekend Nguyen" w:date="2017-09-13T20:32:00Z"/>
                <w:rFonts w:ascii="Times New Roman" w:hAnsi="Times New Roman"/>
                <w:i w:val="0"/>
                <w:color w:val="auto"/>
                <w:sz w:val="26"/>
                <w:szCs w:val="26"/>
                <w:rPrChange w:id="2361" w:author="Weekend Nguyen" w:date="2017-09-13T21:01:00Z">
                  <w:rPr>
                    <w:ins w:id="2362" w:author="Weekend Nguyen" w:date="2017-09-13T20:32:00Z"/>
                    <w:rFonts w:ascii="Times New Roman" w:hAnsi="Times New Roman"/>
                    <w:sz w:val="26"/>
                    <w:szCs w:val="26"/>
                  </w:rPr>
                </w:rPrChange>
              </w:rPr>
            </w:pPr>
            <w:ins w:id="2363" w:author="Weekend Nguyen" w:date="2017-09-13T20:32:00Z">
              <w:r w:rsidRPr="005C1819">
                <w:rPr>
                  <w:rFonts w:ascii="Times New Roman" w:hAnsi="Times New Roman"/>
                  <w:i w:val="0"/>
                  <w:color w:val="auto"/>
                  <w:sz w:val="26"/>
                  <w:szCs w:val="26"/>
                  <w:rPrChange w:id="2364" w:author="Weekend Nguyen" w:date="2017-09-13T21:01:00Z">
                    <w:rPr>
                      <w:rFonts w:ascii="Times New Roman" w:hAnsi="Times New Roman"/>
                      <w:sz w:val="26"/>
                      <w:szCs w:val="26"/>
                    </w:rPr>
                  </w:rPrChange>
                </w:rPr>
                <w:t>8.1 Hệ thống thông báo xóa thành công.</w:t>
              </w:r>
            </w:ins>
          </w:p>
          <w:p w:rsidR="007B2A1A" w:rsidRPr="005C1819" w:rsidRDefault="007B2A1A" w:rsidP="00E16E77">
            <w:pPr>
              <w:pStyle w:val="InfoBlue"/>
              <w:spacing w:before="0" w:line="240" w:lineRule="auto"/>
              <w:rPr>
                <w:ins w:id="2365" w:author="Weekend Nguyen" w:date="2017-09-13T20:32:00Z"/>
                <w:rFonts w:ascii="Times New Roman" w:hAnsi="Times New Roman"/>
                <w:i w:val="0"/>
                <w:color w:val="auto"/>
                <w:sz w:val="26"/>
                <w:szCs w:val="26"/>
                <w:rPrChange w:id="2366" w:author="Weekend Nguyen" w:date="2017-09-13T21:01:00Z">
                  <w:rPr>
                    <w:ins w:id="2367" w:author="Weekend Nguyen" w:date="2017-09-13T20:32:00Z"/>
                    <w:rFonts w:ascii="Times New Roman" w:hAnsi="Times New Roman"/>
                    <w:sz w:val="26"/>
                    <w:szCs w:val="26"/>
                  </w:rPr>
                </w:rPrChange>
              </w:rPr>
            </w:pPr>
            <w:ins w:id="2368" w:author="Weekend Nguyen" w:date="2017-09-13T20:32:00Z">
              <w:r w:rsidRPr="005C1819">
                <w:rPr>
                  <w:rFonts w:ascii="Times New Roman" w:hAnsi="Times New Roman"/>
                  <w:i w:val="0"/>
                  <w:color w:val="auto"/>
                  <w:sz w:val="26"/>
                  <w:szCs w:val="26"/>
                  <w:rPrChange w:id="2369" w:author="Weekend Nguyen" w:date="2017-09-13T21:01:00Z">
                    <w:rPr>
                      <w:rFonts w:ascii="Times New Roman" w:hAnsi="Times New Roman"/>
                      <w:sz w:val="26"/>
                      <w:szCs w:val="26"/>
                    </w:rPr>
                  </w:rPrChange>
                </w:rPr>
                <w:t>Luồng sự kiện 2:</w:t>
              </w:r>
            </w:ins>
          </w:p>
          <w:p w:rsidR="007B2A1A" w:rsidRPr="005C1819" w:rsidRDefault="007B2A1A" w:rsidP="007B2A1A">
            <w:pPr>
              <w:pStyle w:val="InfoBlue"/>
              <w:numPr>
                <w:ilvl w:val="1"/>
                <w:numId w:val="29"/>
              </w:numPr>
              <w:spacing w:before="0" w:line="240" w:lineRule="auto"/>
              <w:rPr>
                <w:ins w:id="2370" w:author="Weekend Nguyen" w:date="2017-09-13T20:32:00Z"/>
                <w:rFonts w:ascii="Times New Roman" w:hAnsi="Times New Roman"/>
                <w:i w:val="0"/>
                <w:color w:val="auto"/>
                <w:sz w:val="26"/>
                <w:szCs w:val="26"/>
                <w:rPrChange w:id="2371" w:author="Weekend Nguyen" w:date="2017-09-13T21:01:00Z">
                  <w:rPr>
                    <w:ins w:id="2372" w:author="Weekend Nguyen" w:date="2017-09-13T20:32:00Z"/>
                    <w:rFonts w:ascii="Times New Roman" w:hAnsi="Times New Roman"/>
                    <w:sz w:val="26"/>
                    <w:szCs w:val="26"/>
                  </w:rPr>
                </w:rPrChange>
              </w:rPr>
            </w:pPr>
            <w:ins w:id="2373" w:author="Weekend Nguyen" w:date="2017-09-13T20:32:00Z">
              <w:r w:rsidRPr="005C1819">
                <w:rPr>
                  <w:rFonts w:ascii="Times New Roman" w:hAnsi="Times New Roman"/>
                  <w:i w:val="0"/>
                  <w:color w:val="auto"/>
                  <w:sz w:val="26"/>
                  <w:szCs w:val="26"/>
                  <w:rPrChange w:id="2374" w:author="Weekend Nguyen" w:date="2017-09-13T21:01:00Z">
                    <w:rPr>
                      <w:rFonts w:ascii="Times New Roman" w:hAnsi="Times New Roman"/>
                      <w:sz w:val="26"/>
                      <w:szCs w:val="26"/>
                    </w:rPr>
                  </w:rPrChange>
                </w:rPr>
                <w:t>Người dùng chọn chức năng cập nhật.</w:t>
              </w:r>
            </w:ins>
          </w:p>
          <w:p w:rsidR="007B2A1A" w:rsidRPr="005C1819" w:rsidRDefault="007B2A1A" w:rsidP="007B2A1A">
            <w:pPr>
              <w:pStyle w:val="InfoBlue"/>
              <w:numPr>
                <w:ilvl w:val="1"/>
                <w:numId w:val="31"/>
              </w:numPr>
              <w:spacing w:before="0" w:line="240" w:lineRule="auto"/>
              <w:rPr>
                <w:ins w:id="2375" w:author="Weekend Nguyen" w:date="2017-09-13T20:32:00Z"/>
                <w:rFonts w:ascii="Times New Roman" w:hAnsi="Times New Roman"/>
                <w:i w:val="0"/>
                <w:color w:val="auto"/>
                <w:sz w:val="26"/>
                <w:szCs w:val="26"/>
                <w:rPrChange w:id="2376" w:author="Weekend Nguyen" w:date="2017-09-13T21:01:00Z">
                  <w:rPr>
                    <w:ins w:id="2377" w:author="Weekend Nguyen" w:date="2017-09-13T20:32:00Z"/>
                    <w:rFonts w:ascii="Times New Roman" w:hAnsi="Times New Roman"/>
                    <w:sz w:val="26"/>
                    <w:szCs w:val="26"/>
                  </w:rPr>
                </w:rPrChange>
              </w:rPr>
            </w:pPr>
            <w:ins w:id="2378" w:author="Weekend Nguyen" w:date="2017-09-13T20:32:00Z">
              <w:r w:rsidRPr="005C1819">
                <w:rPr>
                  <w:rFonts w:ascii="Times New Roman" w:hAnsi="Times New Roman"/>
                  <w:i w:val="0"/>
                  <w:color w:val="auto"/>
                  <w:sz w:val="26"/>
                  <w:szCs w:val="26"/>
                  <w:rPrChange w:id="2379" w:author="Weekend Nguyen" w:date="2017-09-13T21:01:00Z">
                    <w:rPr>
                      <w:rFonts w:ascii="Times New Roman" w:hAnsi="Times New Roman"/>
                      <w:sz w:val="26"/>
                      <w:szCs w:val="26"/>
                    </w:rPr>
                  </w:rPrChange>
                </w:rPr>
                <w:t>Hệ thống hiển thị toàn bộ những tài khoản có trong hệ thống.</w:t>
              </w:r>
            </w:ins>
          </w:p>
          <w:p w:rsidR="007B2A1A" w:rsidRPr="005C1819" w:rsidRDefault="007B2A1A" w:rsidP="007B2A1A">
            <w:pPr>
              <w:pStyle w:val="InfoBlue"/>
              <w:numPr>
                <w:ilvl w:val="1"/>
                <w:numId w:val="30"/>
              </w:numPr>
              <w:spacing w:before="0" w:line="240" w:lineRule="auto"/>
              <w:rPr>
                <w:ins w:id="2380" w:author="Weekend Nguyen" w:date="2017-09-13T20:32:00Z"/>
                <w:rFonts w:ascii="Times New Roman" w:hAnsi="Times New Roman"/>
                <w:i w:val="0"/>
                <w:color w:val="auto"/>
                <w:sz w:val="26"/>
                <w:szCs w:val="26"/>
                <w:rPrChange w:id="2381" w:author="Weekend Nguyen" w:date="2017-09-13T21:01:00Z">
                  <w:rPr>
                    <w:ins w:id="2382" w:author="Weekend Nguyen" w:date="2017-09-13T20:32:00Z"/>
                    <w:rFonts w:ascii="Times New Roman" w:hAnsi="Times New Roman"/>
                    <w:sz w:val="26"/>
                    <w:szCs w:val="26"/>
                  </w:rPr>
                </w:rPrChange>
              </w:rPr>
            </w:pPr>
            <w:ins w:id="2383" w:author="Weekend Nguyen" w:date="2017-09-13T20:32:00Z">
              <w:r w:rsidRPr="005C1819">
                <w:rPr>
                  <w:rFonts w:ascii="Times New Roman" w:hAnsi="Times New Roman"/>
                  <w:i w:val="0"/>
                  <w:color w:val="auto"/>
                  <w:sz w:val="26"/>
                  <w:szCs w:val="26"/>
                  <w:rPrChange w:id="2384" w:author="Weekend Nguyen" w:date="2017-09-13T21:01:00Z">
                    <w:rPr>
                      <w:rFonts w:ascii="Times New Roman" w:hAnsi="Times New Roman"/>
                      <w:sz w:val="26"/>
                      <w:szCs w:val="26"/>
                    </w:rPr>
                  </w:rPrChange>
                </w:rPr>
                <w:t>Người dùng chọn tài khoản cần cập nhật và nhập thông tin vào.</w:t>
              </w:r>
            </w:ins>
          </w:p>
          <w:p w:rsidR="007B2A1A" w:rsidRPr="005C1819" w:rsidRDefault="007B2A1A" w:rsidP="007B2A1A">
            <w:pPr>
              <w:pStyle w:val="InfoBlue"/>
              <w:numPr>
                <w:ilvl w:val="1"/>
                <w:numId w:val="25"/>
              </w:numPr>
              <w:spacing w:before="0" w:line="240" w:lineRule="auto"/>
              <w:ind w:left="750" w:hanging="390"/>
              <w:rPr>
                <w:ins w:id="2385" w:author="Weekend Nguyen" w:date="2017-09-13T20:32:00Z"/>
                <w:rFonts w:ascii="Times New Roman" w:hAnsi="Times New Roman"/>
                <w:i w:val="0"/>
                <w:color w:val="auto"/>
                <w:sz w:val="26"/>
                <w:szCs w:val="26"/>
                <w:rPrChange w:id="2386" w:author="Weekend Nguyen" w:date="2017-09-13T21:01:00Z">
                  <w:rPr>
                    <w:ins w:id="2387" w:author="Weekend Nguyen" w:date="2017-09-13T20:32:00Z"/>
                    <w:rFonts w:ascii="Times New Roman" w:hAnsi="Times New Roman"/>
                    <w:sz w:val="26"/>
                    <w:szCs w:val="26"/>
                  </w:rPr>
                </w:rPrChange>
              </w:rPr>
            </w:pPr>
            <w:ins w:id="2388" w:author="Weekend Nguyen" w:date="2017-09-13T20:32:00Z">
              <w:r w:rsidRPr="005C1819">
                <w:rPr>
                  <w:rFonts w:ascii="Times New Roman" w:hAnsi="Times New Roman"/>
                  <w:i w:val="0"/>
                  <w:color w:val="auto"/>
                  <w:sz w:val="26"/>
                  <w:szCs w:val="26"/>
                  <w:rPrChange w:id="2389" w:author="Weekend Nguyen" w:date="2017-09-13T21:01:00Z">
                    <w:rPr>
                      <w:rFonts w:ascii="Times New Roman" w:hAnsi="Times New Roman"/>
                      <w:sz w:val="26"/>
                      <w:szCs w:val="26"/>
                    </w:rPr>
                  </w:rPrChange>
                </w:rPr>
                <w:t>Hệ thống lưu trữ thông tin mới mà người dùng nhập vào.</w:t>
              </w:r>
            </w:ins>
          </w:p>
          <w:p w:rsidR="007B2A1A" w:rsidRPr="005C1819" w:rsidRDefault="007B2A1A" w:rsidP="00E16E77">
            <w:pPr>
              <w:pStyle w:val="InfoBlue"/>
              <w:spacing w:before="0" w:line="240" w:lineRule="auto"/>
              <w:rPr>
                <w:ins w:id="2390" w:author="Weekend Nguyen" w:date="2017-09-13T20:32:00Z"/>
                <w:rFonts w:ascii="Times New Roman" w:hAnsi="Times New Roman"/>
                <w:i w:val="0"/>
                <w:color w:val="auto"/>
                <w:sz w:val="26"/>
                <w:szCs w:val="26"/>
                <w:rPrChange w:id="2391" w:author="Weekend Nguyen" w:date="2017-09-13T21:01:00Z">
                  <w:rPr>
                    <w:ins w:id="2392" w:author="Weekend Nguyen" w:date="2017-09-13T20:32:00Z"/>
                    <w:rFonts w:ascii="Times New Roman" w:hAnsi="Times New Roman"/>
                    <w:sz w:val="26"/>
                    <w:szCs w:val="26"/>
                  </w:rPr>
                </w:rPrChange>
              </w:rPr>
            </w:pPr>
            <w:ins w:id="2393" w:author="Weekend Nguyen" w:date="2017-09-13T20:32:00Z">
              <w:r w:rsidRPr="005C1819">
                <w:rPr>
                  <w:rFonts w:ascii="Times New Roman" w:hAnsi="Times New Roman"/>
                  <w:i w:val="0"/>
                  <w:color w:val="auto"/>
                  <w:sz w:val="26"/>
                  <w:szCs w:val="26"/>
                  <w:rPrChange w:id="2394" w:author="Weekend Nguyen" w:date="2017-09-13T21:01:00Z">
                    <w:rPr>
                      <w:rFonts w:ascii="Times New Roman" w:hAnsi="Times New Roman"/>
                      <w:sz w:val="26"/>
                      <w:szCs w:val="26"/>
                    </w:rPr>
                  </w:rPrChange>
                </w:rPr>
                <w:t>7.2 Hệ thống cập nhật danh sách tài khoản</w:t>
              </w:r>
            </w:ins>
          </w:p>
          <w:p w:rsidR="007B2A1A" w:rsidRPr="005C1819" w:rsidRDefault="007B2A1A" w:rsidP="00E16E77">
            <w:pPr>
              <w:pStyle w:val="InfoBlue"/>
              <w:spacing w:before="0" w:line="240" w:lineRule="auto"/>
              <w:rPr>
                <w:ins w:id="2395" w:author="Weekend Nguyen" w:date="2017-09-13T20:32:00Z"/>
                <w:rFonts w:ascii="Times New Roman" w:hAnsi="Times New Roman"/>
                <w:i w:val="0"/>
                <w:color w:val="auto"/>
                <w:sz w:val="26"/>
                <w:szCs w:val="26"/>
                <w:rPrChange w:id="2396" w:author="Weekend Nguyen" w:date="2017-09-13T21:01:00Z">
                  <w:rPr>
                    <w:ins w:id="2397" w:author="Weekend Nguyen" w:date="2017-09-13T20:32:00Z"/>
                    <w:rFonts w:ascii="Times New Roman" w:hAnsi="Times New Roman"/>
                    <w:sz w:val="26"/>
                    <w:szCs w:val="26"/>
                  </w:rPr>
                </w:rPrChange>
              </w:rPr>
            </w:pPr>
            <w:ins w:id="2398" w:author="Weekend Nguyen" w:date="2017-09-13T20:32:00Z">
              <w:r w:rsidRPr="005C1819">
                <w:rPr>
                  <w:rFonts w:ascii="Times New Roman" w:hAnsi="Times New Roman"/>
                  <w:i w:val="0"/>
                  <w:color w:val="auto"/>
                  <w:sz w:val="26"/>
                  <w:szCs w:val="26"/>
                  <w:rPrChange w:id="2399" w:author="Weekend Nguyen" w:date="2017-09-13T21:01:00Z">
                    <w:rPr>
                      <w:rFonts w:ascii="Times New Roman" w:hAnsi="Times New Roman"/>
                      <w:sz w:val="26"/>
                      <w:szCs w:val="26"/>
                    </w:rPr>
                  </w:rPrChange>
                </w:rPr>
                <w:t>8.2 Hệ thống thông báo cập nhật thành công.</w:t>
              </w:r>
            </w:ins>
          </w:p>
          <w:p w:rsidR="007B2A1A" w:rsidRPr="005C1819" w:rsidRDefault="007B2A1A" w:rsidP="00E16E77">
            <w:pPr>
              <w:pStyle w:val="InfoBlue"/>
              <w:spacing w:before="0" w:line="240" w:lineRule="auto"/>
              <w:rPr>
                <w:ins w:id="2400" w:author="Weekend Nguyen" w:date="2017-09-13T20:32:00Z"/>
                <w:rFonts w:ascii="Times New Roman" w:hAnsi="Times New Roman"/>
                <w:i w:val="0"/>
                <w:color w:val="auto"/>
                <w:sz w:val="26"/>
                <w:szCs w:val="26"/>
                <w:rPrChange w:id="2401" w:author="Weekend Nguyen" w:date="2017-09-13T21:01:00Z">
                  <w:rPr>
                    <w:ins w:id="2402" w:author="Weekend Nguyen" w:date="2017-09-13T20:32:00Z"/>
                    <w:rFonts w:ascii="Times New Roman" w:hAnsi="Times New Roman"/>
                    <w:sz w:val="26"/>
                    <w:szCs w:val="26"/>
                  </w:rPr>
                </w:rPrChange>
              </w:rPr>
            </w:pPr>
            <w:ins w:id="2403" w:author="Weekend Nguyen" w:date="2017-09-13T20:32:00Z">
              <w:r w:rsidRPr="005C1819">
                <w:rPr>
                  <w:rFonts w:ascii="Times New Roman" w:hAnsi="Times New Roman"/>
                  <w:i w:val="0"/>
                  <w:color w:val="auto"/>
                  <w:sz w:val="26"/>
                  <w:szCs w:val="26"/>
                  <w:rPrChange w:id="2404" w:author="Weekend Nguyen" w:date="2017-09-13T21:01:00Z">
                    <w:rPr>
                      <w:rFonts w:ascii="Times New Roman" w:hAnsi="Times New Roman"/>
                      <w:sz w:val="26"/>
                      <w:szCs w:val="26"/>
                    </w:rPr>
                  </w:rPrChange>
                </w:rPr>
                <w:t>Luồng sự kiện 3:</w:t>
              </w:r>
            </w:ins>
          </w:p>
          <w:p w:rsidR="007B2A1A" w:rsidRPr="005C1819" w:rsidRDefault="007B2A1A" w:rsidP="007B2A1A">
            <w:pPr>
              <w:pStyle w:val="InfoBlue"/>
              <w:numPr>
                <w:ilvl w:val="1"/>
                <w:numId w:val="31"/>
              </w:numPr>
              <w:spacing w:before="0" w:line="240" w:lineRule="auto"/>
              <w:rPr>
                <w:ins w:id="2405" w:author="Weekend Nguyen" w:date="2017-09-13T20:32:00Z"/>
                <w:rFonts w:ascii="Times New Roman" w:hAnsi="Times New Roman"/>
                <w:i w:val="0"/>
                <w:color w:val="auto"/>
                <w:sz w:val="26"/>
                <w:szCs w:val="26"/>
                <w:rPrChange w:id="2406" w:author="Weekend Nguyen" w:date="2017-09-13T21:01:00Z">
                  <w:rPr>
                    <w:ins w:id="2407" w:author="Weekend Nguyen" w:date="2017-09-13T20:32:00Z"/>
                    <w:rFonts w:ascii="Times New Roman" w:hAnsi="Times New Roman"/>
                    <w:sz w:val="26"/>
                    <w:szCs w:val="26"/>
                  </w:rPr>
                </w:rPrChange>
              </w:rPr>
            </w:pPr>
            <w:ins w:id="2408" w:author="Weekend Nguyen" w:date="2017-09-13T20:32:00Z">
              <w:r w:rsidRPr="005C1819">
                <w:rPr>
                  <w:rFonts w:ascii="Times New Roman" w:hAnsi="Times New Roman"/>
                  <w:i w:val="0"/>
                  <w:color w:val="auto"/>
                  <w:sz w:val="26"/>
                  <w:szCs w:val="26"/>
                  <w:rPrChange w:id="2409" w:author="Weekend Nguyen" w:date="2017-09-13T21:01:00Z">
                    <w:rPr>
                      <w:rFonts w:ascii="Times New Roman" w:hAnsi="Times New Roman"/>
                      <w:sz w:val="26"/>
                      <w:szCs w:val="26"/>
                    </w:rPr>
                  </w:rPrChange>
                </w:rPr>
                <w:t>Người dùng nhập tên tài khoản đã tồn tại.</w:t>
              </w:r>
            </w:ins>
          </w:p>
          <w:p w:rsidR="007B2A1A" w:rsidRPr="005C1819" w:rsidRDefault="007B2A1A" w:rsidP="00E16E77">
            <w:pPr>
              <w:pStyle w:val="InfoBlue"/>
              <w:spacing w:before="0" w:line="240" w:lineRule="auto"/>
              <w:ind w:left="330"/>
              <w:rPr>
                <w:ins w:id="2410" w:author="Weekend Nguyen" w:date="2017-09-13T20:32:00Z"/>
                <w:rFonts w:ascii="Times New Roman" w:hAnsi="Times New Roman"/>
                <w:i w:val="0"/>
                <w:color w:val="auto"/>
                <w:sz w:val="26"/>
                <w:szCs w:val="26"/>
                <w:rPrChange w:id="2411" w:author="Weekend Nguyen" w:date="2017-09-13T21:01:00Z">
                  <w:rPr>
                    <w:ins w:id="2412" w:author="Weekend Nguyen" w:date="2017-09-13T20:32:00Z"/>
                    <w:rFonts w:ascii="Times New Roman" w:hAnsi="Times New Roman"/>
                    <w:sz w:val="26"/>
                    <w:szCs w:val="26"/>
                  </w:rPr>
                </w:rPrChange>
              </w:rPr>
            </w:pPr>
            <w:ins w:id="2413" w:author="Weekend Nguyen" w:date="2017-09-13T20:32:00Z">
              <w:r w:rsidRPr="005C1819">
                <w:rPr>
                  <w:rFonts w:ascii="Times New Roman" w:hAnsi="Times New Roman"/>
                  <w:i w:val="0"/>
                  <w:color w:val="auto"/>
                  <w:sz w:val="26"/>
                  <w:szCs w:val="26"/>
                  <w:rPrChange w:id="2414" w:author="Weekend Nguyen" w:date="2017-09-13T21:01:00Z">
                    <w:rPr>
                      <w:rFonts w:ascii="Times New Roman" w:hAnsi="Times New Roman"/>
                      <w:sz w:val="26"/>
                      <w:szCs w:val="26"/>
                    </w:rPr>
                  </w:rPrChange>
                </w:rPr>
                <w:lastRenderedPageBreak/>
                <w:t>5.3 Hệ thống thông báo tên tài khoản đã tồn tại và yêu cầu nhập tên tài khoản khác.</w:t>
              </w:r>
            </w:ins>
          </w:p>
        </w:tc>
      </w:tr>
    </w:tbl>
    <w:p w:rsidR="007B2A1A" w:rsidRPr="005103C6" w:rsidRDefault="007B2A1A" w:rsidP="007B2A1A">
      <w:pPr>
        <w:spacing w:after="120" w:line="240" w:lineRule="auto"/>
        <w:rPr>
          <w:ins w:id="2415"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416" w:author="Weekend Nguyen" w:date="2017-09-13T20:32:00Z"/>
          <w:rFonts w:ascii="Times New Roman" w:hAnsi="Times New Roman"/>
          <w:sz w:val="26"/>
          <w:szCs w:val="26"/>
        </w:rPr>
      </w:pPr>
      <w:ins w:id="2417" w:author="Weekend Nguyen" w:date="2017-09-13T20:32:00Z">
        <w:r w:rsidRPr="005103C6">
          <w:rPr>
            <w:rFonts w:ascii="Times New Roman" w:hAnsi="Times New Roman"/>
            <w:sz w:val="26"/>
            <w:szCs w:val="26"/>
          </w:rPr>
          <w:t>Biểu đồ</w:t>
        </w:r>
      </w:ins>
    </w:p>
    <w:p w:rsidR="00AF7837" w:rsidRPr="00E16E77" w:rsidDel="00E9162B" w:rsidRDefault="00B67BBA" w:rsidP="00E16E77">
      <w:pPr>
        <w:rPr>
          <w:ins w:id="2418" w:author="Windows User" w:date="2017-08-27T10:32:00Z"/>
          <w:del w:id="2419" w:author="Weekend Nguyen" w:date="2017-09-13T21:01:00Z"/>
          <w:rFonts w:ascii="Times New Roman" w:hAnsi="Times New Roman"/>
          <w:b/>
          <w:sz w:val="26"/>
          <w:szCs w:val="26"/>
          <w:rPrChange w:id="2420" w:author="Weekend Nguyen" w:date="2017-09-13T20:35:00Z">
            <w:rPr>
              <w:ins w:id="2421" w:author="Windows User" w:date="2017-08-27T10:32:00Z"/>
              <w:del w:id="2422" w:author="Weekend Nguyen" w:date="2017-09-13T21:01:00Z"/>
            </w:rPr>
          </w:rPrChange>
        </w:rPr>
        <w:pPrChange w:id="2423" w:author="Weekend Nguyen" w:date="2017-09-13T20:35:00Z">
          <w:pPr>
            <w:pStyle w:val="Heading3"/>
            <w:numPr>
              <w:ilvl w:val="0"/>
              <w:numId w:val="0"/>
            </w:numPr>
          </w:pPr>
        </w:pPrChange>
      </w:pPr>
      <w:ins w:id="2424" w:author="Weekend Nguyen" w:date="2017-09-13T21:13:00Z">
        <w:r>
          <w:rPr>
            <w:rFonts w:ascii="Times New Roman" w:hAnsi="Times New Roman"/>
            <w:b/>
            <w:noProof/>
            <w:sz w:val="26"/>
            <w:szCs w:val="26"/>
          </w:rPr>
          <w:drawing>
            <wp:inline distT="0" distB="0" distL="0" distR="0">
              <wp:extent cx="6511925" cy="332803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14.jpg"/>
                      <pic:cNvPicPr/>
                    </pic:nvPicPr>
                    <pic:blipFill>
                      <a:blip r:embed="rId34">
                        <a:extLst>
                          <a:ext uri="{28A0092B-C50C-407E-A947-70E740481C1C}">
                            <a14:useLocalDpi xmlns:a14="http://schemas.microsoft.com/office/drawing/2010/main" val="0"/>
                          </a:ext>
                        </a:extLst>
                      </a:blip>
                      <a:stretch>
                        <a:fillRect/>
                      </a:stretch>
                    </pic:blipFill>
                    <pic:spPr>
                      <a:xfrm>
                        <a:off x="0" y="0"/>
                        <a:ext cx="6511925" cy="3328035"/>
                      </a:xfrm>
                      <a:prstGeom prst="rect">
                        <a:avLst/>
                      </a:prstGeom>
                    </pic:spPr>
                  </pic:pic>
                </a:graphicData>
              </a:graphic>
            </wp:inline>
          </w:drawing>
        </w:r>
      </w:ins>
    </w:p>
    <w:p w:rsidR="00041BBF" w:rsidRPr="00041BBF" w:rsidRDefault="00041BBF" w:rsidP="00E9162B">
      <w:pPr>
        <w:rPr>
          <w:rPrChange w:id="2425" w:author="Windows User" w:date="2017-08-27T10:13:00Z">
            <w:rPr>
              <w:b/>
            </w:rPr>
          </w:rPrChange>
        </w:rPr>
        <w:pPrChange w:id="2426" w:author="Weekend Nguyen" w:date="2017-09-13T21:01:00Z">
          <w:pPr>
            <w:spacing w:after="120" w:line="240" w:lineRule="auto"/>
          </w:pPr>
        </w:pPrChange>
      </w:pPr>
    </w:p>
    <w:p w:rsidR="00674208" w:rsidRPr="005103C6" w:rsidDel="007B2A1A" w:rsidRDefault="00674208" w:rsidP="003A5B62">
      <w:pPr>
        <w:pStyle w:val="Heading1"/>
        <w:spacing w:before="0" w:line="240" w:lineRule="auto"/>
        <w:ind w:left="480" w:hanging="480"/>
        <w:rPr>
          <w:del w:id="2427" w:author="Weekend Nguyen" w:date="2017-09-13T20:34:00Z"/>
          <w:rFonts w:ascii="Times New Roman" w:hAnsi="Times New Roman"/>
          <w:b/>
          <w:sz w:val="26"/>
          <w:szCs w:val="26"/>
        </w:rPr>
      </w:pPr>
      <w:bookmarkStart w:id="2428" w:name="_Toc457113525"/>
      <w:del w:id="2429" w:author="Weekend Nguyen" w:date="2017-09-13T20:34:00Z">
        <w:r w:rsidRPr="005103C6" w:rsidDel="007B2A1A">
          <w:rPr>
            <w:rFonts w:ascii="Times New Roman" w:hAnsi="Times New Roman"/>
            <w:b/>
            <w:sz w:val="26"/>
            <w:szCs w:val="26"/>
          </w:rPr>
          <w:delText>CÁC THÔNG TIN HỖ TRỢ KHÁC</w:delText>
        </w:r>
        <w:bookmarkEnd w:id="972"/>
        <w:bookmarkEnd w:id="2428"/>
      </w:del>
    </w:p>
    <w:p w:rsidR="00674208" w:rsidRPr="005103C6" w:rsidDel="007B2A1A" w:rsidRDefault="00674208" w:rsidP="003A5B62">
      <w:pPr>
        <w:pStyle w:val="notes"/>
        <w:rPr>
          <w:del w:id="2430" w:author="Weekend Nguyen" w:date="2017-09-13T20:34:00Z"/>
        </w:rPr>
      </w:pPr>
      <w:del w:id="2431" w:author="Weekend Nguyen" w:date="2017-09-13T20:34:00Z">
        <w:r w:rsidRPr="005103C6" w:rsidDel="007B2A1A">
          <w:delText xml:space="preserve">&lt;Các thông tin hỗ trợ có vai trò làm cho tài liệu đặc tả yêu cầu </w:delText>
        </w:r>
        <w:r w:rsidR="00EA666F" w:rsidRPr="005103C6" w:rsidDel="007B2A1A">
          <w:delText>ứng dụng</w:delText>
        </w:r>
        <w:r w:rsidRPr="005103C6" w:rsidDel="007B2A1A">
          <w:delText xml:space="preserve"> …&gt;.</w:delText>
        </w:r>
      </w:del>
    </w:p>
    <w:p w:rsidR="00F9669E" w:rsidRPr="00F9669E" w:rsidRDefault="00F9669E" w:rsidP="003A5B62">
      <w:pPr>
        <w:spacing w:after="120" w:line="240" w:lineRule="auto"/>
      </w:pPr>
    </w:p>
    <w:p w:rsidR="00A925CA" w:rsidRPr="00D33DE3" w:rsidRDefault="00D33DE3" w:rsidP="003A5B62">
      <w:pPr>
        <w:spacing w:after="120" w:line="240" w:lineRule="auto"/>
        <w:rPr>
          <w:b/>
          <w:rPrChange w:id="2432" w:author="Weekend Nguyen" w:date="2017-09-13T21:14:00Z">
            <w:rPr/>
          </w:rPrChange>
        </w:rPr>
      </w:pPr>
      <w:ins w:id="2433" w:author="Weekend Nguyen" w:date="2017-09-13T21:14:00Z">
        <w:r w:rsidRPr="00D33DE3">
          <w:rPr>
            <w:b/>
            <w:noProof/>
          </w:rPr>
          <w:lastRenderedPageBreak/>
          <w:drawing>
            <wp:inline distT="0" distB="0" distL="0" distR="0">
              <wp:extent cx="6511925" cy="7078179"/>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7078179"/>
                      </a:xfrm>
                      <a:prstGeom prst="rect">
                        <a:avLst/>
                      </a:prstGeom>
                      <a:noFill/>
                      <a:ln>
                        <a:noFill/>
                      </a:ln>
                    </pic:spPr>
                  </pic:pic>
                </a:graphicData>
              </a:graphic>
            </wp:inline>
          </w:drawing>
        </w:r>
      </w:ins>
    </w:p>
    <w:p w:rsidR="00AA4202" w:rsidRDefault="00AA4202">
      <w:pPr>
        <w:rPr>
          <w:ins w:id="2434" w:author="Weekend Nguyen" w:date="2017-09-13T21:06:00Z"/>
        </w:rPr>
      </w:pPr>
      <w:ins w:id="2435" w:author="Weekend Nguyen" w:date="2017-09-13T21:06:00Z">
        <w:r>
          <w:br w:type="page"/>
        </w:r>
      </w:ins>
    </w:p>
    <w:p w:rsidR="00AA4202" w:rsidRPr="005103C6" w:rsidRDefault="00AA4202" w:rsidP="00AA4202">
      <w:pPr>
        <w:pStyle w:val="Heading2"/>
        <w:spacing w:before="0" w:line="240" w:lineRule="auto"/>
        <w:ind w:left="600" w:hanging="600"/>
        <w:rPr>
          <w:ins w:id="2436" w:author="Weekend Nguyen" w:date="2017-09-13T21:06:00Z"/>
          <w:rFonts w:ascii="Times New Roman" w:hAnsi="Times New Roman"/>
          <w:sz w:val="26"/>
          <w:szCs w:val="26"/>
        </w:rPr>
      </w:pPr>
      <w:ins w:id="2437" w:author="Weekend Nguyen" w:date="2017-09-13T21:06:00Z">
        <w:r>
          <w:rPr>
            <w:rFonts w:ascii="Times New Roman" w:hAnsi="Times New Roman"/>
            <w:sz w:val="26"/>
            <w:szCs w:val="26"/>
          </w:rPr>
          <w:lastRenderedPageBreak/>
          <w:t>UC01</w:t>
        </w:r>
        <w:r>
          <w:rPr>
            <w:rFonts w:ascii="Times New Roman" w:hAnsi="Times New Roman"/>
            <w:sz w:val="26"/>
            <w:szCs w:val="26"/>
          </w:rPr>
          <w:t>5_</w:t>
        </w:r>
      </w:ins>
      <w:ins w:id="2438" w:author="Weekend Nguyen" w:date="2017-09-13T21:07:00Z">
        <w:r w:rsidR="00A226CF">
          <w:rPr>
            <w:rFonts w:ascii="Times New Roman" w:hAnsi="Times New Roman"/>
            <w:sz w:val="26"/>
            <w:szCs w:val="26"/>
          </w:rPr>
          <w:t>Thêm tài khoản</w:t>
        </w:r>
      </w:ins>
      <w:ins w:id="2439" w:author="Weekend Nguyen" w:date="2017-09-13T21:06:00Z">
        <w:r>
          <w:rPr>
            <w:rFonts w:ascii="Times New Roman" w:hAnsi="Times New Roman"/>
            <w:sz w:val="26"/>
            <w:szCs w:val="26"/>
          </w:rPr>
          <w:t>.</w:t>
        </w:r>
      </w:ins>
    </w:p>
    <w:p w:rsidR="00AA4202" w:rsidRPr="007258A8" w:rsidRDefault="00AA4202" w:rsidP="00AA4202">
      <w:pPr>
        <w:pStyle w:val="Heading3"/>
        <w:spacing w:before="0" w:line="240" w:lineRule="auto"/>
        <w:rPr>
          <w:ins w:id="2440" w:author="Weekend Nguyen" w:date="2017-09-13T21:06:00Z"/>
          <w:rFonts w:ascii="Times New Roman" w:hAnsi="Times New Roman"/>
          <w:sz w:val="26"/>
          <w:szCs w:val="26"/>
        </w:rPr>
      </w:pPr>
      <w:ins w:id="2441" w:author="Weekend Nguyen" w:date="2017-09-13T21:06:00Z">
        <w:r>
          <w:rPr>
            <w:rFonts w:ascii="Times New Roman" w:hAnsi="Times New Roman"/>
            <w:sz w:val="26"/>
            <w:szCs w:val="26"/>
          </w:rPr>
          <w:t>Mô tả use case UC01</w:t>
        </w:r>
        <w:r>
          <w:rPr>
            <w:rFonts w:ascii="Times New Roman" w:hAnsi="Times New Roman"/>
            <w:sz w:val="26"/>
            <w:szCs w:val="26"/>
          </w:rPr>
          <w:t>5</w:t>
        </w:r>
      </w:ins>
    </w:p>
    <w:tbl>
      <w:tblPr>
        <w:tblStyle w:val="TableGrid"/>
        <w:tblW w:w="5000" w:type="pct"/>
        <w:jc w:val="center"/>
        <w:tblLook w:val="01E0" w:firstRow="1" w:lastRow="1" w:firstColumn="1" w:lastColumn="1" w:noHBand="0" w:noVBand="0"/>
      </w:tblPr>
      <w:tblGrid>
        <w:gridCol w:w="2592"/>
        <w:gridCol w:w="7653"/>
      </w:tblGrid>
      <w:tr w:rsidR="00AA4202" w:rsidRPr="005103C6" w:rsidTr="00C06454">
        <w:trPr>
          <w:jc w:val="center"/>
          <w:ins w:id="2442" w:author="Weekend Nguyen" w:date="2017-09-13T21:06:00Z"/>
        </w:trPr>
        <w:tc>
          <w:tcPr>
            <w:tcW w:w="5000" w:type="pct"/>
            <w:gridSpan w:val="2"/>
          </w:tcPr>
          <w:p w:rsidR="00AA4202" w:rsidRPr="005103C6" w:rsidRDefault="00AA4202" w:rsidP="00A226CF">
            <w:pPr>
              <w:spacing w:after="120"/>
              <w:rPr>
                <w:ins w:id="2443" w:author="Weekend Nguyen" w:date="2017-09-13T21:06:00Z"/>
                <w:rFonts w:ascii="Times New Roman" w:hAnsi="Times New Roman" w:cs="Times New Roman"/>
                <w:b/>
                <w:sz w:val="26"/>
                <w:szCs w:val="26"/>
              </w:rPr>
              <w:pPrChange w:id="2444" w:author="Weekend Nguyen" w:date="2017-09-13T21:07:00Z">
                <w:pPr>
                  <w:spacing w:after="120"/>
                </w:pPr>
              </w:pPrChange>
            </w:pPr>
            <w:ins w:id="2445" w:author="Weekend Nguyen" w:date="2017-09-13T21:06: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Pr>
                  <w:rFonts w:ascii="Times New Roman" w:hAnsi="Times New Roman"/>
                  <w:b/>
                  <w:sz w:val="26"/>
                  <w:szCs w:val="26"/>
                </w:rPr>
                <w:t>UC01</w:t>
              </w:r>
              <w:r w:rsidRPr="00C06454">
                <w:rPr>
                  <w:rFonts w:ascii="Times New Roman" w:hAnsi="Times New Roman"/>
                  <w:b/>
                  <w:sz w:val="26"/>
                  <w:szCs w:val="26"/>
                </w:rPr>
                <w:t>5_</w:t>
              </w:r>
            </w:ins>
            <w:ins w:id="2446" w:author="Weekend Nguyen" w:date="2017-09-13T21:07:00Z">
              <w:r w:rsidR="00A226CF">
                <w:rPr>
                  <w:rFonts w:ascii="Times New Roman" w:hAnsi="Times New Roman"/>
                  <w:b/>
                  <w:sz w:val="26"/>
                  <w:szCs w:val="26"/>
                </w:rPr>
                <w:t>Thêm tài khoản</w:t>
              </w:r>
            </w:ins>
          </w:p>
        </w:tc>
      </w:tr>
      <w:tr w:rsidR="00AA4202" w:rsidRPr="005103C6" w:rsidTr="00C06454">
        <w:trPr>
          <w:jc w:val="center"/>
          <w:ins w:id="2447" w:author="Weekend Nguyen" w:date="2017-09-13T21:06:00Z"/>
        </w:trPr>
        <w:tc>
          <w:tcPr>
            <w:tcW w:w="1265" w:type="pct"/>
          </w:tcPr>
          <w:p w:rsidR="00AA4202" w:rsidRPr="005103C6" w:rsidRDefault="00AA4202" w:rsidP="00C06454">
            <w:pPr>
              <w:pStyle w:val="TableHeader"/>
              <w:spacing w:before="0"/>
              <w:rPr>
                <w:ins w:id="2448" w:author="Weekend Nguyen" w:date="2017-09-13T21:06:00Z"/>
                <w:rFonts w:ascii="Times New Roman" w:hAnsi="Times New Roman" w:cs="Times New Roman"/>
                <w:b w:val="0"/>
                <w:sz w:val="26"/>
                <w:szCs w:val="26"/>
              </w:rPr>
            </w:pPr>
            <w:ins w:id="2449" w:author="Weekend Nguyen" w:date="2017-09-13T21:06:00Z">
              <w:r w:rsidRPr="005103C6">
                <w:rPr>
                  <w:rFonts w:ascii="Times New Roman" w:hAnsi="Times New Roman" w:cs="Times New Roman"/>
                  <w:b w:val="0"/>
                  <w:sz w:val="26"/>
                  <w:szCs w:val="26"/>
                </w:rPr>
                <w:t>Mục đích:</w:t>
              </w:r>
            </w:ins>
          </w:p>
        </w:tc>
        <w:tc>
          <w:tcPr>
            <w:tcW w:w="3735" w:type="pct"/>
          </w:tcPr>
          <w:p w:rsidR="00AA4202" w:rsidRPr="00C06454" w:rsidRDefault="00AA4202" w:rsidP="00C06454">
            <w:pPr>
              <w:pStyle w:val="InfoBlue"/>
              <w:spacing w:before="0" w:line="240" w:lineRule="auto"/>
              <w:rPr>
                <w:ins w:id="2450" w:author="Weekend Nguyen" w:date="2017-09-13T21:06:00Z"/>
                <w:rFonts w:ascii="Times New Roman" w:hAnsi="Times New Roman"/>
                <w:i w:val="0"/>
                <w:color w:val="auto"/>
                <w:sz w:val="26"/>
                <w:szCs w:val="26"/>
              </w:rPr>
            </w:pPr>
          </w:p>
        </w:tc>
      </w:tr>
      <w:tr w:rsidR="00AA4202" w:rsidRPr="005103C6" w:rsidTr="00C06454">
        <w:trPr>
          <w:jc w:val="center"/>
          <w:ins w:id="2451" w:author="Weekend Nguyen" w:date="2017-09-13T21:06:00Z"/>
        </w:trPr>
        <w:tc>
          <w:tcPr>
            <w:tcW w:w="1265" w:type="pct"/>
          </w:tcPr>
          <w:p w:rsidR="00AA4202" w:rsidRPr="005103C6" w:rsidRDefault="00AA4202" w:rsidP="00C06454">
            <w:pPr>
              <w:pStyle w:val="TableHeader"/>
              <w:spacing w:before="0"/>
              <w:rPr>
                <w:ins w:id="2452" w:author="Weekend Nguyen" w:date="2017-09-13T21:06:00Z"/>
                <w:rFonts w:ascii="Times New Roman" w:hAnsi="Times New Roman" w:cs="Times New Roman"/>
                <w:b w:val="0"/>
                <w:sz w:val="26"/>
                <w:szCs w:val="26"/>
              </w:rPr>
            </w:pPr>
            <w:ins w:id="2453" w:author="Weekend Nguyen" w:date="2017-09-13T21:06:00Z">
              <w:r w:rsidRPr="005103C6">
                <w:rPr>
                  <w:rFonts w:ascii="Times New Roman" w:hAnsi="Times New Roman" w:cs="Times New Roman"/>
                  <w:b w:val="0"/>
                  <w:sz w:val="26"/>
                  <w:szCs w:val="26"/>
                </w:rPr>
                <w:t>Mô tả:</w:t>
              </w:r>
            </w:ins>
          </w:p>
        </w:tc>
        <w:tc>
          <w:tcPr>
            <w:tcW w:w="3735" w:type="pct"/>
          </w:tcPr>
          <w:p w:rsidR="00AA4202" w:rsidRPr="00C06454" w:rsidRDefault="00AA4202" w:rsidP="00C06454">
            <w:pPr>
              <w:pStyle w:val="InfoBlue"/>
              <w:spacing w:before="0" w:line="240" w:lineRule="auto"/>
              <w:rPr>
                <w:ins w:id="2454" w:author="Weekend Nguyen" w:date="2017-09-13T21:06:00Z"/>
                <w:rFonts w:ascii="Times New Roman" w:hAnsi="Times New Roman"/>
                <w:i w:val="0"/>
                <w:color w:val="auto"/>
                <w:sz w:val="26"/>
                <w:szCs w:val="26"/>
              </w:rPr>
            </w:pPr>
          </w:p>
        </w:tc>
      </w:tr>
      <w:tr w:rsidR="00AA4202" w:rsidRPr="005103C6" w:rsidTr="00C06454">
        <w:trPr>
          <w:jc w:val="center"/>
          <w:ins w:id="2455" w:author="Weekend Nguyen" w:date="2017-09-13T21:06:00Z"/>
        </w:trPr>
        <w:tc>
          <w:tcPr>
            <w:tcW w:w="1265" w:type="pct"/>
          </w:tcPr>
          <w:p w:rsidR="00AA4202" w:rsidRPr="005103C6" w:rsidRDefault="00AA4202" w:rsidP="00C06454">
            <w:pPr>
              <w:pStyle w:val="TableHeader"/>
              <w:spacing w:before="0"/>
              <w:rPr>
                <w:ins w:id="2456" w:author="Weekend Nguyen" w:date="2017-09-13T21:06:00Z"/>
                <w:rFonts w:ascii="Times New Roman" w:hAnsi="Times New Roman" w:cs="Times New Roman"/>
                <w:b w:val="0"/>
                <w:sz w:val="26"/>
                <w:szCs w:val="26"/>
              </w:rPr>
            </w:pPr>
            <w:ins w:id="2457" w:author="Weekend Nguyen" w:date="2017-09-13T21:06:00Z">
              <w:r w:rsidRPr="005103C6">
                <w:rPr>
                  <w:rFonts w:ascii="Times New Roman" w:hAnsi="Times New Roman" w:cs="Times New Roman"/>
                  <w:b w:val="0"/>
                  <w:sz w:val="26"/>
                  <w:szCs w:val="26"/>
                </w:rPr>
                <w:t>Tác nhân:</w:t>
              </w:r>
            </w:ins>
          </w:p>
        </w:tc>
        <w:tc>
          <w:tcPr>
            <w:tcW w:w="3735" w:type="pct"/>
          </w:tcPr>
          <w:p w:rsidR="00AA4202" w:rsidRPr="00C06454" w:rsidRDefault="00AA4202" w:rsidP="00C06454">
            <w:pPr>
              <w:pStyle w:val="InfoBlue"/>
              <w:spacing w:before="0" w:line="240" w:lineRule="auto"/>
              <w:rPr>
                <w:ins w:id="2458" w:author="Weekend Nguyen" w:date="2017-09-13T21:06:00Z"/>
                <w:rFonts w:ascii="Times New Roman" w:hAnsi="Times New Roman"/>
                <w:i w:val="0"/>
                <w:color w:val="auto"/>
                <w:sz w:val="26"/>
                <w:szCs w:val="26"/>
              </w:rPr>
            </w:pPr>
          </w:p>
        </w:tc>
      </w:tr>
      <w:tr w:rsidR="00AA4202" w:rsidRPr="005103C6" w:rsidTr="00C06454">
        <w:trPr>
          <w:jc w:val="center"/>
          <w:ins w:id="2459" w:author="Weekend Nguyen" w:date="2017-09-13T21:06:00Z"/>
        </w:trPr>
        <w:tc>
          <w:tcPr>
            <w:tcW w:w="1265" w:type="pct"/>
          </w:tcPr>
          <w:p w:rsidR="00AA4202" w:rsidRPr="005103C6" w:rsidRDefault="00AA4202" w:rsidP="00C06454">
            <w:pPr>
              <w:pStyle w:val="TableHeader"/>
              <w:spacing w:before="0"/>
              <w:rPr>
                <w:ins w:id="2460" w:author="Weekend Nguyen" w:date="2017-09-13T21:06:00Z"/>
                <w:rFonts w:ascii="Times New Roman" w:hAnsi="Times New Roman" w:cs="Times New Roman"/>
                <w:b w:val="0"/>
                <w:sz w:val="26"/>
                <w:szCs w:val="26"/>
              </w:rPr>
            </w:pPr>
            <w:ins w:id="2461" w:author="Weekend Nguyen" w:date="2017-09-13T21:06:00Z">
              <w:r w:rsidRPr="005103C6">
                <w:rPr>
                  <w:rFonts w:ascii="Times New Roman" w:hAnsi="Times New Roman" w:cs="Times New Roman"/>
                  <w:b w:val="0"/>
                  <w:sz w:val="26"/>
                  <w:szCs w:val="26"/>
                </w:rPr>
                <w:t>Điều kiện trước:</w:t>
              </w:r>
            </w:ins>
          </w:p>
        </w:tc>
        <w:tc>
          <w:tcPr>
            <w:tcW w:w="3735" w:type="pct"/>
          </w:tcPr>
          <w:p w:rsidR="00AA4202" w:rsidRPr="00C06454" w:rsidRDefault="00AA4202" w:rsidP="00C06454">
            <w:pPr>
              <w:pStyle w:val="InfoBlue"/>
              <w:spacing w:before="0" w:line="240" w:lineRule="auto"/>
              <w:rPr>
                <w:ins w:id="2462" w:author="Weekend Nguyen" w:date="2017-09-13T21:06:00Z"/>
                <w:rFonts w:ascii="Times New Roman" w:hAnsi="Times New Roman"/>
                <w:i w:val="0"/>
                <w:color w:val="auto"/>
                <w:sz w:val="26"/>
                <w:szCs w:val="26"/>
              </w:rPr>
            </w:pPr>
          </w:p>
        </w:tc>
      </w:tr>
      <w:tr w:rsidR="00AA4202" w:rsidRPr="005103C6" w:rsidTr="00C06454">
        <w:trPr>
          <w:jc w:val="center"/>
          <w:ins w:id="2463" w:author="Weekend Nguyen" w:date="2017-09-13T21:06:00Z"/>
        </w:trPr>
        <w:tc>
          <w:tcPr>
            <w:tcW w:w="1265" w:type="pct"/>
          </w:tcPr>
          <w:p w:rsidR="00AA4202" w:rsidRPr="005103C6" w:rsidRDefault="00AA4202" w:rsidP="00C06454">
            <w:pPr>
              <w:pStyle w:val="TableHeader"/>
              <w:spacing w:before="0"/>
              <w:rPr>
                <w:ins w:id="2464" w:author="Weekend Nguyen" w:date="2017-09-13T21:06:00Z"/>
                <w:rFonts w:ascii="Times New Roman" w:hAnsi="Times New Roman" w:cs="Times New Roman"/>
                <w:b w:val="0"/>
                <w:sz w:val="26"/>
                <w:szCs w:val="26"/>
              </w:rPr>
            </w:pPr>
            <w:ins w:id="2465" w:author="Weekend Nguyen" w:date="2017-09-13T21:06:00Z">
              <w:r w:rsidRPr="005103C6">
                <w:rPr>
                  <w:rFonts w:ascii="Times New Roman" w:hAnsi="Times New Roman" w:cs="Times New Roman"/>
                  <w:b w:val="0"/>
                  <w:sz w:val="26"/>
                  <w:szCs w:val="26"/>
                </w:rPr>
                <w:t>Điều kiện sau:</w:t>
              </w:r>
            </w:ins>
          </w:p>
        </w:tc>
        <w:tc>
          <w:tcPr>
            <w:tcW w:w="3735" w:type="pct"/>
          </w:tcPr>
          <w:p w:rsidR="00AA4202" w:rsidRPr="00C06454" w:rsidRDefault="00AA4202" w:rsidP="00C06454">
            <w:pPr>
              <w:pStyle w:val="InfoBlue"/>
              <w:spacing w:before="0" w:line="240" w:lineRule="auto"/>
              <w:rPr>
                <w:ins w:id="2466" w:author="Weekend Nguyen" w:date="2017-09-13T21:06:00Z"/>
                <w:rFonts w:ascii="Times New Roman" w:hAnsi="Times New Roman"/>
                <w:i w:val="0"/>
                <w:color w:val="auto"/>
                <w:sz w:val="26"/>
                <w:szCs w:val="26"/>
              </w:rPr>
            </w:pPr>
          </w:p>
        </w:tc>
      </w:tr>
      <w:tr w:rsidR="00AA4202" w:rsidRPr="005103C6" w:rsidTr="00C06454">
        <w:trPr>
          <w:jc w:val="center"/>
          <w:ins w:id="2467" w:author="Weekend Nguyen" w:date="2017-09-13T21:06:00Z"/>
        </w:trPr>
        <w:tc>
          <w:tcPr>
            <w:tcW w:w="1265" w:type="pct"/>
          </w:tcPr>
          <w:p w:rsidR="00AA4202" w:rsidRPr="005103C6" w:rsidRDefault="00AA4202" w:rsidP="00C06454">
            <w:pPr>
              <w:pStyle w:val="TableHeader"/>
              <w:spacing w:before="0"/>
              <w:rPr>
                <w:ins w:id="2468" w:author="Weekend Nguyen" w:date="2017-09-13T21:06:00Z"/>
                <w:rFonts w:ascii="Times New Roman" w:hAnsi="Times New Roman" w:cs="Times New Roman"/>
                <w:b w:val="0"/>
                <w:sz w:val="26"/>
                <w:szCs w:val="26"/>
              </w:rPr>
            </w:pPr>
            <w:ins w:id="2469" w:author="Weekend Nguyen" w:date="2017-09-13T21:06:00Z">
              <w:r w:rsidRPr="005103C6">
                <w:rPr>
                  <w:rFonts w:ascii="Times New Roman" w:hAnsi="Times New Roman" w:cs="Times New Roman"/>
                  <w:b w:val="0"/>
                  <w:sz w:val="26"/>
                  <w:szCs w:val="26"/>
                </w:rPr>
                <w:t>Luồng sự kiện chính (Basic flows)</w:t>
              </w:r>
            </w:ins>
          </w:p>
        </w:tc>
        <w:tc>
          <w:tcPr>
            <w:tcW w:w="3735" w:type="pct"/>
          </w:tcPr>
          <w:p w:rsidR="00AA4202" w:rsidRPr="00C06454" w:rsidRDefault="00AA4202" w:rsidP="00C06454">
            <w:pPr>
              <w:pStyle w:val="InfoBlue"/>
              <w:spacing w:before="0" w:line="240" w:lineRule="auto"/>
              <w:ind w:left="720"/>
              <w:rPr>
                <w:ins w:id="2470" w:author="Weekend Nguyen" w:date="2017-09-13T21:06:00Z"/>
                <w:rFonts w:ascii="Times New Roman" w:hAnsi="Times New Roman"/>
                <w:i w:val="0"/>
                <w:color w:val="auto"/>
                <w:sz w:val="26"/>
                <w:szCs w:val="26"/>
              </w:rPr>
            </w:pPr>
          </w:p>
        </w:tc>
      </w:tr>
      <w:tr w:rsidR="00AA4202" w:rsidRPr="005103C6" w:rsidTr="00C06454">
        <w:trPr>
          <w:jc w:val="center"/>
          <w:ins w:id="2471" w:author="Weekend Nguyen" w:date="2017-09-13T21:06:00Z"/>
        </w:trPr>
        <w:tc>
          <w:tcPr>
            <w:tcW w:w="1265" w:type="pct"/>
          </w:tcPr>
          <w:p w:rsidR="00AA4202" w:rsidRPr="005103C6" w:rsidRDefault="00AA4202" w:rsidP="00C06454">
            <w:pPr>
              <w:pStyle w:val="TableHeader"/>
              <w:spacing w:before="0"/>
              <w:rPr>
                <w:ins w:id="2472" w:author="Weekend Nguyen" w:date="2017-09-13T21:06:00Z"/>
                <w:rFonts w:ascii="Times New Roman" w:hAnsi="Times New Roman" w:cs="Times New Roman"/>
                <w:b w:val="0"/>
                <w:sz w:val="26"/>
                <w:szCs w:val="26"/>
              </w:rPr>
            </w:pPr>
            <w:ins w:id="2473" w:author="Weekend Nguyen" w:date="2017-09-13T21:06:00Z">
              <w:r w:rsidRPr="005103C6">
                <w:rPr>
                  <w:rFonts w:ascii="Times New Roman" w:hAnsi="Times New Roman" w:cs="Times New Roman"/>
                  <w:b w:val="0"/>
                  <w:sz w:val="26"/>
                  <w:szCs w:val="26"/>
                </w:rPr>
                <w:t>Luồng sự kiện phụ (Alternative Flows):</w:t>
              </w:r>
            </w:ins>
          </w:p>
        </w:tc>
        <w:tc>
          <w:tcPr>
            <w:tcW w:w="3735" w:type="pct"/>
          </w:tcPr>
          <w:p w:rsidR="00AA4202" w:rsidRPr="00C06454" w:rsidRDefault="00AA4202" w:rsidP="00C06454">
            <w:pPr>
              <w:pStyle w:val="InfoBlue"/>
              <w:spacing w:before="0" w:line="240" w:lineRule="auto"/>
              <w:rPr>
                <w:ins w:id="2474" w:author="Weekend Nguyen" w:date="2017-09-13T21:06:00Z"/>
                <w:rFonts w:ascii="Times New Roman" w:hAnsi="Times New Roman"/>
                <w:i w:val="0"/>
                <w:color w:val="auto"/>
                <w:sz w:val="26"/>
                <w:szCs w:val="26"/>
              </w:rPr>
            </w:pPr>
          </w:p>
        </w:tc>
      </w:tr>
    </w:tbl>
    <w:p w:rsidR="00AA4202" w:rsidRDefault="00AA4202" w:rsidP="00AA4202">
      <w:pPr>
        <w:pStyle w:val="Heading3"/>
        <w:numPr>
          <w:ilvl w:val="0"/>
          <w:numId w:val="0"/>
        </w:numPr>
        <w:spacing w:before="0" w:line="240" w:lineRule="auto"/>
        <w:rPr>
          <w:ins w:id="2475" w:author="Weekend Nguyen" w:date="2017-09-13T21:06:00Z"/>
          <w:rFonts w:ascii="Times New Roman" w:hAnsi="Times New Roman"/>
          <w:sz w:val="26"/>
          <w:szCs w:val="26"/>
        </w:rPr>
      </w:pPr>
    </w:p>
    <w:p w:rsidR="00AA4202" w:rsidRDefault="00AA4202" w:rsidP="00AA4202">
      <w:pPr>
        <w:pStyle w:val="Heading3"/>
        <w:spacing w:before="0" w:line="240" w:lineRule="auto"/>
        <w:rPr>
          <w:ins w:id="2476" w:author="Weekend Nguyen" w:date="2017-09-13T21:06:00Z"/>
          <w:rFonts w:ascii="Times New Roman" w:hAnsi="Times New Roman"/>
          <w:sz w:val="26"/>
          <w:szCs w:val="26"/>
        </w:rPr>
      </w:pPr>
      <w:ins w:id="2477" w:author="Weekend Nguyen" w:date="2017-09-13T21:06:00Z">
        <w:r>
          <w:rPr>
            <w:rFonts w:ascii="Times New Roman" w:hAnsi="Times New Roman"/>
            <w:sz w:val="26"/>
            <w:szCs w:val="26"/>
          </w:rPr>
          <w:t>Biểu đồ</w:t>
        </w:r>
      </w:ins>
    </w:p>
    <w:p w:rsidR="00AA4202" w:rsidRDefault="00AA4202">
      <w:pPr>
        <w:rPr>
          <w:ins w:id="2478" w:author="Weekend Nguyen" w:date="2017-09-13T21:06:00Z"/>
        </w:rPr>
      </w:pPr>
      <w:ins w:id="2479" w:author="Weekend Nguyen" w:date="2017-09-13T21:06:00Z">
        <w:r>
          <w:br w:type="page"/>
        </w:r>
      </w:ins>
    </w:p>
    <w:p w:rsidR="00AA4202" w:rsidRPr="005103C6" w:rsidRDefault="00AA4202" w:rsidP="00AA4202">
      <w:pPr>
        <w:pStyle w:val="Heading2"/>
        <w:spacing w:before="0" w:line="240" w:lineRule="auto"/>
        <w:ind w:left="600" w:hanging="600"/>
        <w:rPr>
          <w:ins w:id="2480" w:author="Weekend Nguyen" w:date="2017-09-13T21:06:00Z"/>
          <w:rFonts w:ascii="Times New Roman" w:hAnsi="Times New Roman"/>
          <w:sz w:val="26"/>
          <w:szCs w:val="26"/>
        </w:rPr>
      </w:pPr>
      <w:ins w:id="2481" w:author="Weekend Nguyen" w:date="2017-09-13T21:06:00Z">
        <w:r>
          <w:rPr>
            <w:rFonts w:ascii="Times New Roman" w:hAnsi="Times New Roman"/>
            <w:sz w:val="26"/>
            <w:szCs w:val="26"/>
          </w:rPr>
          <w:lastRenderedPageBreak/>
          <w:t>UC0</w:t>
        </w:r>
      </w:ins>
      <w:ins w:id="2482" w:author="Weekend Nguyen" w:date="2017-09-13T21:07:00Z">
        <w:r w:rsidR="007E5DE7">
          <w:rPr>
            <w:rFonts w:ascii="Times New Roman" w:hAnsi="Times New Roman"/>
            <w:sz w:val="26"/>
            <w:szCs w:val="26"/>
          </w:rPr>
          <w:t>16</w:t>
        </w:r>
      </w:ins>
      <w:ins w:id="2483" w:author="Weekend Nguyen" w:date="2017-09-13T21:06:00Z">
        <w:r>
          <w:rPr>
            <w:rFonts w:ascii="Times New Roman" w:hAnsi="Times New Roman"/>
            <w:sz w:val="26"/>
            <w:szCs w:val="26"/>
          </w:rPr>
          <w:t>_</w:t>
        </w:r>
      </w:ins>
      <w:ins w:id="2484" w:author="Weekend Nguyen" w:date="2017-09-13T21:07:00Z">
        <w:r w:rsidR="00A226CF">
          <w:rPr>
            <w:rFonts w:ascii="Times New Roman" w:hAnsi="Times New Roman"/>
            <w:sz w:val="26"/>
            <w:szCs w:val="26"/>
          </w:rPr>
          <w:t>Cập nhật tài khoản</w:t>
        </w:r>
      </w:ins>
      <w:ins w:id="2485" w:author="Weekend Nguyen" w:date="2017-09-13T21:06:00Z">
        <w:r>
          <w:rPr>
            <w:rFonts w:ascii="Times New Roman" w:hAnsi="Times New Roman"/>
            <w:sz w:val="26"/>
            <w:szCs w:val="26"/>
          </w:rPr>
          <w:t>.</w:t>
        </w:r>
      </w:ins>
    </w:p>
    <w:p w:rsidR="00AA4202" w:rsidRPr="007258A8" w:rsidRDefault="00AA4202" w:rsidP="00AA4202">
      <w:pPr>
        <w:pStyle w:val="Heading3"/>
        <w:spacing w:before="0" w:line="240" w:lineRule="auto"/>
        <w:rPr>
          <w:ins w:id="2486" w:author="Weekend Nguyen" w:date="2017-09-13T21:06:00Z"/>
          <w:rFonts w:ascii="Times New Roman" w:hAnsi="Times New Roman"/>
          <w:sz w:val="26"/>
          <w:szCs w:val="26"/>
        </w:rPr>
      </w:pPr>
      <w:ins w:id="2487" w:author="Weekend Nguyen" w:date="2017-09-13T21:06:00Z">
        <w:r>
          <w:rPr>
            <w:rFonts w:ascii="Times New Roman" w:hAnsi="Times New Roman"/>
            <w:sz w:val="26"/>
            <w:szCs w:val="26"/>
          </w:rPr>
          <w:t>Mô tả use case UC0</w:t>
        </w:r>
      </w:ins>
      <w:ins w:id="2488" w:author="Weekend Nguyen" w:date="2017-09-13T21:07:00Z">
        <w:r w:rsidR="007E5DE7">
          <w:rPr>
            <w:rFonts w:ascii="Times New Roman" w:hAnsi="Times New Roman"/>
            <w:sz w:val="26"/>
            <w:szCs w:val="26"/>
          </w:rPr>
          <w:t>16</w:t>
        </w:r>
      </w:ins>
    </w:p>
    <w:tbl>
      <w:tblPr>
        <w:tblStyle w:val="TableGrid"/>
        <w:tblW w:w="5000" w:type="pct"/>
        <w:jc w:val="center"/>
        <w:tblLook w:val="01E0" w:firstRow="1" w:lastRow="1" w:firstColumn="1" w:lastColumn="1" w:noHBand="0" w:noVBand="0"/>
      </w:tblPr>
      <w:tblGrid>
        <w:gridCol w:w="2592"/>
        <w:gridCol w:w="7653"/>
      </w:tblGrid>
      <w:tr w:rsidR="00AA4202" w:rsidRPr="005103C6" w:rsidTr="00C06454">
        <w:trPr>
          <w:jc w:val="center"/>
          <w:ins w:id="2489" w:author="Weekend Nguyen" w:date="2017-09-13T21:06:00Z"/>
        </w:trPr>
        <w:tc>
          <w:tcPr>
            <w:tcW w:w="5000" w:type="pct"/>
            <w:gridSpan w:val="2"/>
          </w:tcPr>
          <w:p w:rsidR="00AA4202" w:rsidRPr="005103C6" w:rsidRDefault="00AA4202" w:rsidP="00A226CF">
            <w:pPr>
              <w:spacing w:after="120"/>
              <w:rPr>
                <w:ins w:id="2490" w:author="Weekend Nguyen" w:date="2017-09-13T21:06:00Z"/>
                <w:rFonts w:ascii="Times New Roman" w:hAnsi="Times New Roman" w:cs="Times New Roman"/>
                <w:b/>
                <w:sz w:val="26"/>
                <w:szCs w:val="26"/>
              </w:rPr>
              <w:pPrChange w:id="2491" w:author="Weekend Nguyen" w:date="2017-09-13T21:07:00Z">
                <w:pPr>
                  <w:spacing w:after="120"/>
                </w:pPr>
              </w:pPrChange>
            </w:pPr>
            <w:ins w:id="2492" w:author="Weekend Nguyen" w:date="2017-09-13T21:06: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Pr="00C06454">
                <w:rPr>
                  <w:rFonts w:ascii="Times New Roman" w:hAnsi="Times New Roman"/>
                  <w:b/>
                  <w:sz w:val="26"/>
                  <w:szCs w:val="26"/>
                </w:rPr>
                <w:t>UC0</w:t>
              </w:r>
            </w:ins>
            <w:ins w:id="2493" w:author="Weekend Nguyen" w:date="2017-09-13T21:07:00Z">
              <w:r w:rsidR="007E5DE7">
                <w:rPr>
                  <w:rFonts w:ascii="Times New Roman" w:hAnsi="Times New Roman"/>
                  <w:b/>
                  <w:sz w:val="26"/>
                  <w:szCs w:val="26"/>
                </w:rPr>
                <w:t>16</w:t>
              </w:r>
            </w:ins>
            <w:ins w:id="2494" w:author="Weekend Nguyen" w:date="2017-09-13T21:06:00Z">
              <w:r w:rsidRPr="00C06454">
                <w:rPr>
                  <w:rFonts w:ascii="Times New Roman" w:hAnsi="Times New Roman"/>
                  <w:b/>
                  <w:sz w:val="26"/>
                  <w:szCs w:val="26"/>
                </w:rPr>
                <w:t>_</w:t>
              </w:r>
            </w:ins>
            <w:ins w:id="2495" w:author="Weekend Nguyen" w:date="2017-09-13T21:07:00Z">
              <w:r w:rsidR="00A226CF">
                <w:rPr>
                  <w:rFonts w:ascii="Times New Roman" w:hAnsi="Times New Roman"/>
                  <w:b/>
                  <w:sz w:val="26"/>
                  <w:szCs w:val="26"/>
                </w:rPr>
                <w:t>Cập nhật tài khoản</w:t>
              </w:r>
            </w:ins>
          </w:p>
        </w:tc>
      </w:tr>
      <w:tr w:rsidR="00AA4202" w:rsidRPr="005103C6" w:rsidTr="00C06454">
        <w:trPr>
          <w:jc w:val="center"/>
          <w:ins w:id="2496" w:author="Weekend Nguyen" w:date="2017-09-13T21:06:00Z"/>
        </w:trPr>
        <w:tc>
          <w:tcPr>
            <w:tcW w:w="1265" w:type="pct"/>
          </w:tcPr>
          <w:p w:rsidR="00AA4202" w:rsidRPr="005103C6" w:rsidRDefault="00AA4202" w:rsidP="00C06454">
            <w:pPr>
              <w:pStyle w:val="TableHeader"/>
              <w:spacing w:before="0"/>
              <w:rPr>
                <w:ins w:id="2497" w:author="Weekend Nguyen" w:date="2017-09-13T21:06:00Z"/>
                <w:rFonts w:ascii="Times New Roman" w:hAnsi="Times New Roman" w:cs="Times New Roman"/>
                <w:b w:val="0"/>
                <w:sz w:val="26"/>
                <w:szCs w:val="26"/>
              </w:rPr>
            </w:pPr>
            <w:ins w:id="2498" w:author="Weekend Nguyen" w:date="2017-09-13T21:06:00Z">
              <w:r w:rsidRPr="005103C6">
                <w:rPr>
                  <w:rFonts w:ascii="Times New Roman" w:hAnsi="Times New Roman" w:cs="Times New Roman"/>
                  <w:b w:val="0"/>
                  <w:sz w:val="26"/>
                  <w:szCs w:val="26"/>
                </w:rPr>
                <w:t>Mục đích:</w:t>
              </w:r>
            </w:ins>
          </w:p>
        </w:tc>
        <w:tc>
          <w:tcPr>
            <w:tcW w:w="3735" w:type="pct"/>
          </w:tcPr>
          <w:p w:rsidR="00AA4202" w:rsidRPr="00C06454" w:rsidRDefault="00AA4202" w:rsidP="00C06454">
            <w:pPr>
              <w:pStyle w:val="InfoBlue"/>
              <w:spacing w:before="0" w:line="240" w:lineRule="auto"/>
              <w:rPr>
                <w:ins w:id="2499" w:author="Weekend Nguyen" w:date="2017-09-13T21:06:00Z"/>
                <w:rFonts w:ascii="Times New Roman" w:hAnsi="Times New Roman"/>
                <w:i w:val="0"/>
                <w:color w:val="auto"/>
                <w:sz w:val="26"/>
                <w:szCs w:val="26"/>
              </w:rPr>
            </w:pPr>
          </w:p>
        </w:tc>
      </w:tr>
      <w:tr w:rsidR="00AA4202" w:rsidRPr="005103C6" w:rsidTr="00C06454">
        <w:trPr>
          <w:jc w:val="center"/>
          <w:ins w:id="2500" w:author="Weekend Nguyen" w:date="2017-09-13T21:06:00Z"/>
        </w:trPr>
        <w:tc>
          <w:tcPr>
            <w:tcW w:w="1265" w:type="pct"/>
          </w:tcPr>
          <w:p w:rsidR="00AA4202" w:rsidRPr="005103C6" w:rsidRDefault="00AA4202" w:rsidP="00C06454">
            <w:pPr>
              <w:pStyle w:val="TableHeader"/>
              <w:spacing w:before="0"/>
              <w:rPr>
                <w:ins w:id="2501" w:author="Weekend Nguyen" w:date="2017-09-13T21:06:00Z"/>
                <w:rFonts w:ascii="Times New Roman" w:hAnsi="Times New Roman" w:cs="Times New Roman"/>
                <w:b w:val="0"/>
                <w:sz w:val="26"/>
                <w:szCs w:val="26"/>
              </w:rPr>
            </w:pPr>
            <w:ins w:id="2502" w:author="Weekend Nguyen" w:date="2017-09-13T21:06:00Z">
              <w:r w:rsidRPr="005103C6">
                <w:rPr>
                  <w:rFonts w:ascii="Times New Roman" w:hAnsi="Times New Roman" w:cs="Times New Roman"/>
                  <w:b w:val="0"/>
                  <w:sz w:val="26"/>
                  <w:szCs w:val="26"/>
                </w:rPr>
                <w:t>Mô tả:</w:t>
              </w:r>
            </w:ins>
          </w:p>
        </w:tc>
        <w:tc>
          <w:tcPr>
            <w:tcW w:w="3735" w:type="pct"/>
          </w:tcPr>
          <w:p w:rsidR="00AA4202" w:rsidRPr="00C06454" w:rsidRDefault="00AA4202" w:rsidP="00C06454">
            <w:pPr>
              <w:pStyle w:val="InfoBlue"/>
              <w:spacing w:before="0" w:line="240" w:lineRule="auto"/>
              <w:rPr>
                <w:ins w:id="2503" w:author="Weekend Nguyen" w:date="2017-09-13T21:06:00Z"/>
                <w:rFonts w:ascii="Times New Roman" w:hAnsi="Times New Roman"/>
                <w:i w:val="0"/>
                <w:color w:val="auto"/>
                <w:sz w:val="26"/>
                <w:szCs w:val="26"/>
              </w:rPr>
            </w:pPr>
          </w:p>
        </w:tc>
      </w:tr>
      <w:tr w:rsidR="00AA4202" w:rsidRPr="005103C6" w:rsidTr="00C06454">
        <w:trPr>
          <w:jc w:val="center"/>
          <w:ins w:id="2504" w:author="Weekend Nguyen" w:date="2017-09-13T21:06:00Z"/>
        </w:trPr>
        <w:tc>
          <w:tcPr>
            <w:tcW w:w="1265" w:type="pct"/>
          </w:tcPr>
          <w:p w:rsidR="00AA4202" w:rsidRPr="005103C6" w:rsidRDefault="00AA4202" w:rsidP="00C06454">
            <w:pPr>
              <w:pStyle w:val="TableHeader"/>
              <w:spacing w:before="0"/>
              <w:rPr>
                <w:ins w:id="2505" w:author="Weekend Nguyen" w:date="2017-09-13T21:06:00Z"/>
                <w:rFonts w:ascii="Times New Roman" w:hAnsi="Times New Roman" w:cs="Times New Roman"/>
                <w:b w:val="0"/>
                <w:sz w:val="26"/>
                <w:szCs w:val="26"/>
              </w:rPr>
            </w:pPr>
            <w:ins w:id="2506" w:author="Weekend Nguyen" w:date="2017-09-13T21:06:00Z">
              <w:r w:rsidRPr="005103C6">
                <w:rPr>
                  <w:rFonts w:ascii="Times New Roman" w:hAnsi="Times New Roman" w:cs="Times New Roman"/>
                  <w:b w:val="0"/>
                  <w:sz w:val="26"/>
                  <w:szCs w:val="26"/>
                </w:rPr>
                <w:t>Tác nhân:</w:t>
              </w:r>
            </w:ins>
          </w:p>
        </w:tc>
        <w:tc>
          <w:tcPr>
            <w:tcW w:w="3735" w:type="pct"/>
          </w:tcPr>
          <w:p w:rsidR="00AA4202" w:rsidRPr="00C06454" w:rsidRDefault="00AA4202" w:rsidP="00C06454">
            <w:pPr>
              <w:pStyle w:val="InfoBlue"/>
              <w:spacing w:before="0" w:line="240" w:lineRule="auto"/>
              <w:rPr>
                <w:ins w:id="2507" w:author="Weekend Nguyen" w:date="2017-09-13T21:06:00Z"/>
                <w:rFonts w:ascii="Times New Roman" w:hAnsi="Times New Roman"/>
                <w:i w:val="0"/>
                <w:color w:val="auto"/>
                <w:sz w:val="26"/>
                <w:szCs w:val="26"/>
              </w:rPr>
            </w:pPr>
          </w:p>
        </w:tc>
      </w:tr>
      <w:tr w:rsidR="00AA4202" w:rsidRPr="005103C6" w:rsidTr="00C06454">
        <w:trPr>
          <w:jc w:val="center"/>
          <w:ins w:id="2508" w:author="Weekend Nguyen" w:date="2017-09-13T21:06:00Z"/>
        </w:trPr>
        <w:tc>
          <w:tcPr>
            <w:tcW w:w="1265" w:type="pct"/>
          </w:tcPr>
          <w:p w:rsidR="00AA4202" w:rsidRPr="005103C6" w:rsidRDefault="00AA4202" w:rsidP="00C06454">
            <w:pPr>
              <w:pStyle w:val="TableHeader"/>
              <w:spacing w:before="0"/>
              <w:rPr>
                <w:ins w:id="2509" w:author="Weekend Nguyen" w:date="2017-09-13T21:06:00Z"/>
                <w:rFonts w:ascii="Times New Roman" w:hAnsi="Times New Roman" w:cs="Times New Roman"/>
                <w:b w:val="0"/>
                <w:sz w:val="26"/>
                <w:szCs w:val="26"/>
              </w:rPr>
            </w:pPr>
            <w:ins w:id="2510" w:author="Weekend Nguyen" w:date="2017-09-13T21:06:00Z">
              <w:r w:rsidRPr="005103C6">
                <w:rPr>
                  <w:rFonts w:ascii="Times New Roman" w:hAnsi="Times New Roman" w:cs="Times New Roman"/>
                  <w:b w:val="0"/>
                  <w:sz w:val="26"/>
                  <w:szCs w:val="26"/>
                </w:rPr>
                <w:t>Điều kiện trước:</w:t>
              </w:r>
            </w:ins>
          </w:p>
        </w:tc>
        <w:tc>
          <w:tcPr>
            <w:tcW w:w="3735" w:type="pct"/>
          </w:tcPr>
          <w:p w:rsidR="00AA4202" w:rsidRPr="00C06454" w:rsidRDefault="00AA4202" w:rsidP="00C06454">
            <w:pPr>
              <w:pStyle w:val="InfoBlue"/>
              <w:spacing w:before="0" w:line="240" w:lineRule="auto"/>
              <w:rPr>
                <w:ins w:id="2511" w:author="Weekend Nguyen" w:date="2017-09-13T21:06:00Z"/>
                <w:rFonts w:ascii="Times New Roman" w:hAnsi="Times New Roman"/>
                <w:i w:val="0"/>
                <w:color w:val="auto"/>
                <w:sz w:val="26"/>
                <w:szCs w:val="26"/>
              </w:rPr>
            </w:pPr>
          </w:p>
        </w:tc>
      </w:tr>
      <w:tr w:rsidR="00AA4202" w:rsidRPr="005103C6" w:rsidTr="00C06454">
        <w:trPr>
          <w:jc w:val="center"/>
          <w:ins w:id="2512" w:author="Weekend Nguyen" w:date="2017-09-13T21:06:00Z"/>
        </w:trPr>
        <w:tc>
          <w:tcPr>
            <w:tcW w:w="1265" w:type="pct"/>
          </w:tcPr>
          <w:p w:rsidR="00AA4202" w:rsidRPr="005103C6" w:rsidRDefault="00AA4202" w:rsidP="00C06454">
            <w:pPr>
              <w:pStyle w:val="TableHeader"/>
              <w:spacing w:before="0"/>
              <w:rPr>
                <w:ins w:id="2513" w:author="Weekend Nguyen" w:date="2017-09-13T21:06:00Z"/>
                <w:rFonts w:ascii="Times New Roman" w:hAnsi="Times New Roman" w:cs="Times New Roman"/>
                <w:b w:val="0"/>
                <w:sz w:val="26"/>
                <w:szCs w:val="26"/>
              </w:rPr>
            </w:pPr>
            <w:ins w:id="2514" w:author="Weekend Nguyen" w:date="2017-09-13T21:06:00Z">
              <w:r w:rsidRPr="005103C6">
                <w:rPr>
                  <w:rFonts w:ascii="Times New Roman" w:hAnsi="Times New Roman" w:cs="Times New Roman"/>
                  <w:b w:val="0"/>
                  <w:sz w:val="26"/>
                  <w:szCs w:val="26"/>
                </w:rPr>
                <w:t>Điều kiện sau:</w:t>
              </w:r>
            </w:ins>
          </w:p>
        </w:tc>
        <w:tc>
          <w:tcPr>
            <w:tcW w:w="3735" w:type="pct"/>
          </w:tcPr>
          <w:p w:rsidR="00AA4202" w:rsidRPr="00C06454" w:rsidRDefault="00AA4202" w:rsidP="00C06454">
            <w:pPr>
              <w:pStyle w:val="InfoBlue"/>
              <w:spacing w:before="0" w:line="240" w:lineRule="auto"/>
              <w:rPr>
                <w:ins w:id="2515" w:author="Weekend Nguyen" w:date="2017-09-13T21:06:00Z"/>
                <w:rFonts w:ascii="Times New Roman" w:hAnsi="Times New Roman"/>
                <w:i w:val="0"/>
                <w:color w:val="auto"/>
                <w:sz w:val="26"/>
                <w:szCs w:val="26"/>
              </w:rPr>
            </w:pPr>
          </w:p>
        </w:tc>
      </w:tr>
      <w:tr w:rsidR="00AA4202" w:rsidRPr="005103C6" w:rsidTr="00C06454">
        <w:trPr>
          <w:jc w:val="center"/>
          <w:ins w:id="2516" w:author="Weekend Nguyen" w:date="2017-09-13T21:06:00Z"/>
        </w:trPr>
        <w:tc>
          <w:tcPr>
            <w:tcW w:w="1265" w:type="pct"/>
          </w:tcPr>
          <w:p w:rsidR="00AA4202" w:rsidRPr="005103C6" w:rsidRDefault="00AA4202" w:rsidP="00C06454">
            <w:pPr>
              <w:pStyle w:val="TableHeader"/>
              <w:spacing w:before="0"/>
              <w:rPr>
                <w:ins w:id="2517" w:author="Weekend Nguyen" w:date="2017-09-13T21:06:00Z"/>
                <w:rFonts w:ascii="Times New Roman" w:hAnsi="Times New Roman" w:cs="Times New Roman"/>
                <w:b w:val="0"/>
                <w:sz w:val="26"/>
                <w:szCs w:val="26"/>
              </w:rPr>
            </w:pPr>
            <w:ins w:id="2518" w:author="Weekend Nguyen" w:date="2017-09-13T21:06:00Z">
              <w:r w:rsidRPr="005103C6">
                <w:rPr>
                  <w:rFonts w:ascii="Times New Roman" w:hAnsi="Times New Roman" w:cs="Times New Roman"/>
                  <w:b w:val="0"/>
                  <w:sz w:val="26"/>
                  <w:szCs w:val="26"/>
                </w:rPr>
                <w:t>Luồng sự kiện chính (Basic flows)</w:t>
              </w:r>
            </w:ins>
          </w:p>
        </w:tc>
        <w:tc>
          <w:tcPr>
            <w:tcW w:w="3735" w:type="pct"/>
          </w:tcPr>
          <w:p w:rsidR="00AA4202" w:rsidRPr="00C06454" w:rsidRDefault="00AA4202" w:rsidP="00C06454">
            <w:pPr>
              <w:pStyle w:val="InfoBlue"/>
              <w:spacing w:before="0" w:line="240" w:lineRule="auto"/>
              <w:ind w:left="720"/>
              <w:rPr>
                <w:ins w:id="2519" w:author="Weekend Nguyen" w:date="2017-09-13T21:06:00Z"/>
                <w:rFonts w:ascii="Times New Roman" w:hAnsi="Times New Roman"/>
                <w:i w:val="0"/>
                <w:color w:val="auto"/>
                <w:sz w:val="26"/>
                <w:szCs w:val="26"/>
              </w:rPr>
            </w:pPr>
          </w:p>
        </w:tc>
      </w:tr>
      <w:tr w:rsidR="00AA4202" w:rsidRPr="005103C6" w:rsidTr="00C06454">
        <w:trPr>
          <w:jc w:val="center"/>
          <w:ins w:id="2520" w:author="Weekend Nguyen" w:date="2017-09-13T21:06:00Z"/>
        </w:trPr>
        <w:tc>
          <w:tcPr>
            <w:tcW w:w="1265" w:type="pct"/>
          </w:tcPr>
          <w:p w:rsidR="00AA4202" w:rsidRPr="005103C6" w:rsidRDefault="00AA4202" w:rsidP="00C06454">
            <w:pPr>
              <w:pStyle w:val="TableHeader"/>
              <w:spacing w:before="0"/>
              <w:rPr>
                <w:ins w:id="2521" w:author="Weekend Nguyen" w:date="2017-09-13T21:06:00Z"/>
                <w:rFonts w:ascii="Times New Roman" w:hAnsi="Times New Roman" w:cs="Times New Roman"/>
                <w:b w:val="0"/>
                <w:sz w:val="26"/>
                <w:szCs w:val="26"/>
              </w:rPr>
            </w:pPr>
            <w:ins w:id="2522" w:author="Weekend Nguyen" w:date="2017-09-13T21:06:00Z">
              <w:r w:rsidRPr="005103C6">
                <w:rPr>
                  <w:rFonts w:ascii="Times New Roman" w:hAnsi="Times New Roman" w:cs="Times New Roman"/>
                  <w:b w:val="0"/>
                  <w:sz w:val="26"/>
                  <w:szCs w:val="26"/>
                </w:rPr>
                <w:t>Luồng sự kiện phụ (Alternative Flows):</w:t>
              </w:r>
            </w:ins>
          </w:p>
        </w:tc>
        <w:tc>
          <w:tcPr>
            <w:tcW w:w="3735" w:type="pct"/>
          </w:tcPr>
          <w:p w:rsidR="00AA4202" w:rsidRPr="00C06454" w:rsidRDefault="00AA4202" w:rsidP="00C06454">
            <w:pPr>
              <w:pStyle w:val="InfoBlue"/>
              <w:spacing w:before="0" w:line="240" w:lineRule="auto"/>
              <w:rPr>
                <w:ins w:id="2523" w:author="Weekend Nguyen" w:date="2017-09-13T21:06:00Z"/>
                <w:rFonts w:ascii="Times New Roman" w:hAnsi="Times New Roman"/>
                <w:i w:val="0"/>
                <w:color w:val="auto"/>
                <w:sz w:val="26"/>
                <w:szCs w:val="26"/>
              </w:rPr>
            </w:pPr>
          </w:p>
        </w:tc>
      </w:tr>
    </w:tbl>
    <w:p w:rsidR="00AA4202" w:rsidRDefault="00AA4202" w:rsidP="00AA4202">
      <w:pPr>
        <w:pStyle w:val="Heading3"/>
        <w:numPr>
          <w:ilvl w:val="0"/>
          <w:numId w:val="0"/>
        </w:numPr>
        <w:spacing w:before="0" w:line="240" w:lineRule="auto"/>
        <w:rPr>
          <w:ins w:id="2524" w:author="Weekend Nguyen" w:date="2017-09-13T21:06:00Z"/>
          <w:rFonts w:ascii="Times New Roman" w:hAnsi="Times New Roman"/>
          <w:sz w:val="26"/>
          <w:szCs w:val="26"/>
        </w:rPr>
      </w:pPr>
    </w:p>
    <w:p w:rsidR="00AA4202" w:rsidRDefault="00AA4202" w:rsidP="00AA4202">
      <w:pPr>
        <w:pStyle w:val="Heading3"/>
        <w:spacing w:before="0" w:line="240" w:lineRule="auto"/>
        <w:rPr>
          <w:ins w:id="2525" w:author="Weekend Nguyen" w:date="2017-09-13T21:06:00Z"/>
          <w:rFonts w:ascii="Times New Roman" w:hAnsi="Times New Roman"/>
          <w:sz w:val="26"/>
          <w:szCs w:val="26"/>
        </w:rPr>
      </w:pPr>
      <w:ins w:id="2526" w:author="Weekend Nguyen" w:date="2017-09-13T21:06:00Z">
        <w:r>
          <w:rPr>
            <w:rFonts w:ascii="Times New Roman" w:hAnsi="Times New Roman"/>
            <w:sz w:val="26"/>
            <w:szCs w:val="26"/>
          </w:rPr>
          <w:t>Biểu đồ</w:t>
        </w:r>
      </w:ins>
    </w:p>
    <w:p w:rsidR="003807B2" w:rsidRDefault="003807B2">
      <w:pPr>
        <w:rPr>
          <w:ins w:id="2527" w:author="Weekend Nguyen" w:date="2017-09-13T21:08:00Z"/>
        </w:rPr>
      </w:pPr>
      <w:ins w:id="2528" w:author="Weekend Nguyen" w:date="2017-09-13T21:08:00Z">
        <w:r>
          <w:br w:type="page"/>
        </w:r>
      </w:ins>
    </w:p>
    <w:p w:rsidR="003807B2" w:rsidRPr="005103C6" w:rsidRDefault="003807B2" w:rsidP="003807B2">
      <w:pPr>
        <w:pStyle w:val="Heading2"/>
        <w:spacing w:before="0" w:line="240" w:lineRule="auto"/>
        <w:ind w:left="600" w:hanging="600"/>
        <w:rPr>
          <w:ins w:id="2529" w:author="Weekend Nguyen" w:date="2017-09-13T21:08:00Z"/>
          <w:rFonts w:ascii="Times New Roman" w:hAnsi="Times New Roman"/>
          <w:sz w:val="26"/>
          <w:szCs w:val="26"/>
        </w:rPr>
      </w:pPr>
      <w:ins w:id="2530" w:author="Weekend Nguyen" w:date="2017-09-13T21:08:00Z">
        <w:r>
          <w:rPr>
            <w:rFonts w:ascii="Times New Roman" w:hAnsi="Times New Roman"/>
            <w:sz w:val="26"/>
            <w:szCs w:val="26"/>
          </w:rPr>
          <w:lastRenderedPageBreak/>
          <w:t>UC0</w:t>
        </w:r>
        <w:r>
          <w:rPr>
            <w:rFonts w:ascii="Times New Roman" w:hAnsi="Times New Roman"/>
            <w:sz w:val="26"/>
            <w:szCs w:val="26"/>
          </w:rPr>
          <w:t>17</w:t>
        </w:r>
        <w:r>
          <w:rPr>
            <w:rFonts w:ascii="Times New Roman" w:hAnsi="Times New Roman"/>
            <w:sz w:val="26"/>
            <w:szCs w:val="26"/>
          </w:rPr>
          <w:t>_</w:t>
        </w:r>
        <w:r w:rsidR="00D94EAD">
          <w:rPr>
            <w:rFonts w:ascii="Times New Roman" w:hAnsi="Times New Roman"/>
            <w:sz w:val="26"/>
            <w:szCs w:val="26"/>
          </w:rPr>
          <w:t>Xóa</w:t>
        </w:r>
        <w:r>
          <w:rPr>
            <w:rFonts w:ascii="Times New Roman" w:hAnsi="Times New Roman"/>
            <w:sz w:val="26"/>
            <w:szCs w:val="26"/>
          </w:rPr>
          <w:t xml:space="preserve"> tài khoản.</w:t>
        </w:r>
      </w:ins>
    </w:p>
    <w:p w:rsidR="003807B2" w:rsidRPr="007258A8" w:rsidRDefault="003807B2" w:rsidP="003807B2">
      <w:pPr>
        <w:pStyle w:val="Heading3"/>
        <w:spacing w:before="0" w:line="240" w:lineRule="auto"/>
        <w:rPr>
          <w:ins w:id="2531" w:author="Weekend Nguyen" w:date="2017-09-13T21:08:00Z"/>
          <w:rFonts w:ascii="Times New Roman" w:hAnsi="Times New Roman"/>
          <w:sz w:val="26"/>
          <w:szCs w:val="26"/>
        </w:rPr>
      </w:pPr>
      <w:ins w:id="2532" w:author="Weekend Nguyen" w:date="2017-09-13T21:08:00Z">
        <w:r>
          <w:rPr>
            <w:rFonts w:ascii="Times New Roman" w:hAnsi="Times New Roman"/>
            <w:sz w:val="26"/>
            <w:szCs w:val="26"/>
          </w:rPr>
          <w:t>Mô tả use case UC0</w:t>
        </w:r>
        <w:r>
          <w:rPr>
            <w:rFonts w:ascii="Times New Roman" w:hAnsi="Times New Roman"/>
            <w:sz w:val="26"/>
            <w:szCs w:val="26"/>
          </w:rPr>
          <w:t>17</w:t>
        </w:r>
      </w:ins>
    </w:p>
    <w:tbl>
      <w:tblPr>
        <w:tblStyle w:val="TableGrid"/>
        <w:tblW w:w="5000" w:type="pct"/>
        <w:jc w:val="center"/>
        <w:tblLook w:val="01E0" w:firstRow="1" w:lastRow="1" w:firstColumn="1" w:lastColumn="1" w:noHBand="0" w:noVBand="0"/>
      </w:tblPr>
      <w:tblGrid>
        <w:gridCol w:w="2592"/>
        <w:gridCol w:w="7653"/>
      </w:tblGrid>
      <w:tr w:rsidR="003807B2" w:rsidRPr="005103C6" w:rsidTr="00C06454">
        <w:trPr>
          <w:jc w:val="center"/>
          <w:ins w:id="2533" w:author="Weekend Nguyen" w:date="2017-09-13T21:08:00Z"/>
        </w:trPr>
        <w:tc>
          <w:tcPr>
            <w:tcW w:w="5000" w:type="pct"/>
            <w:gridSpan w:val="2"/>
          </w:tcPr>
          <w:p w:rsidR="003807B2" w:rsidRPr="005103C6" w:rsidRDefault="003807B2" w:rsidP="00D94EAD">
            <w:pPr>
              <w:spacing w:after="120"/>
              <w:rPr>
                <w:ins w:id="2534" w:author="Weekend Nguyen" w:date="2017-09-13T21:08:00Z"/>
                <w:rFonts w:ascii="Times New Roman" w:hAnsi="Times New Roman" w:cs="Times New Roman"/>
                <w:b/>
                <w:sz w:val="26"/>
                <w:szCs w:val="26"/>
              </w:rPr>
              <w:pPrChange w:id="2535" w:author="Weekend Nguyen" w:date="2017-09-13T21:08:00Z">
                <w:pPr>
                  <w:spacing w:after="120"/>
                </w:pPr>
              </w:pPrChange>
            </w:pPr>
            <w:ins w:id="2536" w:author="Weekend Nguyen" w:date="2017-09-13T21:08: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Pr="00C06454">
                <w:rPr>
                  <w:rFonts w:ascii="Times New Roman" w:hAnsi="Times New Roman"/>
                  <w:b/>
                  <w:sz w:val="26"/>
                  <w:szCs w:val="26"/>
                </w:rPr>
                <w:t>UC0</w:t>
              </w:r>
              <w:r w:rsidR="00EA5EDD">
                <w:rPr>
                  <w:rFonts w:ascii="Times New Roman" w:hAnsi="Times New Roman"/>
                  <w:b/>
                  <w:sz w:val="26"/>
                  <w:szCs w:val="26"/>
                </w:rPr>
                <w:t>17</w:t>
              </w:r>
              <w:r w:rsidRPr="00C06454">
                <w:rPr>
                  <w:rFonts w:ascii="Times New Roman" w:hAnsi="Times New Roman"/>
                  <w:b/>
                  <w:sz w:val="26"/>
                  <w:szCs w:val="26"/>
                </w:rPr>
                <w:t>_</w:t>
              </w:r>
              <w:r w:rsidR="00D94EAD">
                <w:rPr>
                  <w:rFonts w:ascii="Times New Roman" w:hAnsi="Times New Roman"/>
                  <w:b/>
                  <w:sz w:val="26"/>
                  <w:szCs w:val="26"/>
                </w:rPr>
                <w:t>Xóa</w:t>
              </w:r>
              <w:r>
                <w:rPr>
                  <w:rFonts w:ascii="Times New Roman" w:hAnsi="Times New Roman"/>
                  <w:b/>
                  <w:sz w:val="26"/>
                  <w:szCs w:val="26"/>
                </w:rPr>
                <w:t xml:space="preserve"> tài khoản</w:t>
              </w:r>
            </w:ins>
          </w:p>
        </w:tc>
      </w:tr>
      <w:tr w:rsidR="003807B2" w:rsidRPr="005103C6" w:rsidTr="00C06454">
        <w:trPr>
          <w:jc w:val="center"/>
          <w:ins w:id="2537" w:author="Weekend Nguyen" w:date="2017-09-13T21:08:00Z"/>
        </w:trPr>
        <w:tc>
          <w:tcPr>
            <w:tcW w:w="1265" w:type="pct"/>
          </w:tcPr>
          <w:p w:rsidR="003807B2" w:rsidRPr="005103C6" w:rsidRDefault="003807B2" w:rsidP="00C06454">
            <w:pPr>
              <w:pStyle w:val="TableHeader"/>
              <w:spacing w:before="0"/>
              <w:rPr>
                <w:ins w:id="2538" w:author="Weekend Nguyen" w:date="2017-09-13T21:08:00Z"/>
                <w:rFonts w:ascii="Times New Roman" w:hAnsi="Times New Roman" w:cs="Times New Roman"/>
                <w:b w:val="0"/>
                <w:sz w:val="26"/>
                <w:szCs w:val="26"/>
              </w:rPr>
            </w:pPr>
            <w:ins w:id="2539" w:author="Weekend Nguyen" w:date="2017-09-13T21:08:00Z">
              <w:r w:rsidRPr="005103C6">
                <w:rPr>
                  <w:rFonts w:ascii="Times New Roman" w:hAnsi="Times New Roman" w:cs="Times New Roman"/>
                  <w:b w:val="0"/>
                  <w:sz w:val="26"/>
                  <w:szCs w:val="26"/>
                </w:rPr>
                <w:t>Mục đích:</w:t>
              </w:r>
            </w:ins>
          </w:p>
        </w:tc>
        <w:tc>
          <w:tcPr>
            <w:tcW w:w="3735" w:type="pct"/>
          </w:tcPr>
          <w:p w:rsidR="003807B2" w:rsidRPr="00C06454" w:rsidRDefault="003807B2" w:rsidP="00C06454">
            <w:pPr>
              <w:pStyle w:val="InfoBlue"/>
              <w:spacing w:before="0" w:line="240" w:lineRule="auto"/>
              <w:rPr>
                <w:ins w:id="2540" w:author="Weekend Nguyen" w:date="2017-09-13T21:08:00Z"/>
                <w:rFonts w:ascii="Times New Roman" w:hAnsi="Times New Roman"/>
                <w:i w:val="0"/>
                <w:color w:val="auto"/>
                <w:sz w:val="26"/>
                <w:szCs w:val="26"/>
              </w:rPr>
            </w:pPr>
          </w:p>
        </w:tc>
      </w:tr>
      <w:tr w:rsidR="003807B2" w:rsidRPr="005103C6" w:rsidTr="00C06454">
        <w:trPr>
          <w:jc w:val="center"/>
          <w:ins w:id="2541" w:author="Weekend Nguyen" w:date="2017-09-13T21:08:00Z"/>
        </w:trPr>
        <w:tc>
          <w:tcPr>
            <w:tcW w:w="1265" w:type="pct"/>
          </w:tcPr>
          <w:p w:rsidR="003807B2" w:rsidRPr="005103C6" w:rsidRDefault="003807B2" w:rsidP="00C06454">
            <w:pPr>
              <w:pStyle w:val="TableHeader"/>
              <w:spacing w:before="0"/>
              <w:rPr>
                <w:ins w:id="2542" w:author="Weekend Nguyen" w:date="2017-09-13T21:08:00Z"/>
                <w:rFonts w:ascii="Times New Roman" w:hAnsi="Times New Roman" w:cs="Times New Roman"/>
                <w:b w:val="0"/>
                <w:sz w:val="26"/>
                <w:szCs w:val="26"/>
              </w:rPr>
            </w:pPr>
            <w:ins w:id="2543" w:author="Weekend Nguyen" w:date="2017-09-13T21:08:00Z">
              <w:r w:rsidRPr="005103C6">
                <w:rPr>
                  <w:rFonts w:ascii="Times New Roman" w:hAnsi="Times New Roman" w:cs="Times New Roman"/>
                  <w:b w:val="0"/>
                  <w:sz w:val="26"/>
                  <w:szCs w:val="26"/>
                </w:rPr>
                <w:t>Mô tả:</w:t>
              </w:r>
            </w:ins>
          </w:p>
        </w:tc>
        <w:tc>
          <w:tcPr>
            <w:tcW w:w="3735" w:type="pct"/>
          </w:tcPr>
          <w:p w:rsidR="003807B2" w:rsidRPr="00C06454" w:rsidRDefault="003807B2" w:rsidP="00C06454">
            <w:pPr>
              <w:pStyle w:val="InfoBlue"/>
              <w:spacing w:before="0" w:line="240" w:lineRule="auto"/>
              <w:rPr>
                <w:ins w:id="2544" w:author="Weekend Nguyen" w:date="2017-09-13T21:08:00Z"/>
                <w:rFonts w:ascii="Times New Roman" w:hAnsi="Times New Roman"/>
                <w:i w:val="0"/>
                <w:color w:val="auto"/>
                <w:sz w:val="26"/>
                <w:szCs w:val="26"/>
              </w:rPr>
            </w:pPr>
          </w:p>
        </w:tc>
      </w:tr>
      <w:tr w:rsidR="003807B2" w:rsidRPr="005103C6" w:rsidTr="00C06454">
        <w:trPr>
          <w:jc w:val="center"/>
          <w:ins w:id="2545" w:author="Weekend Nguyen" w:date="2017-09-13T21:08:00Z"/>
        </w:trPr>
        <w:tc>
          <w:tcPr>
            <w:tcW w:w="1265" w:type="pct"/>
          </w:tcPr>
          <w:p w:rsidR="003807B2" w:rsidRPr="005103C6" w:rsidRDefault="003807B2" w:rsidP="00C06454">
            <w:pPr>
              <w:pStyle w:val="TableHeader"/>
              <w:spacing w:before="0"/>
              <w:rPr>
                <w:ins w:id="2546" w:author="Weekend Nguyen" w:date="2017-09-13T21:08:00Z"/>
                <w:rFonts w:ascii="Times New Roman" w:hAnsi="Times New Roman" w:cs="Times New Roman"/>
                <w:b w:val="0"/>
                <w:sz w:val="26"/>
                <w:szCs w:val="26"/>
              </w:rPr>
            </w:pPr>
            <w:ins w:id="2547" w:author="Weekend Nguyen" w:date="2017-09-13T21:08:00Z">
              <w:r w:rsidRPr="005103C6">
                <w:rPr>
                  <w:rFonts w:ascii="Times New Roman" w:hAnsi="Times New Roman" w:cs="Times New Roman"/>
                  <w:b w:val="0"/>
                  <w:sz w:val="26"/>
                  <w:szCs w:val="26"/>
                </w:rPr>
                <w:t>Tác nhân:</w:t>
              </w:r>
            </w:ins>
          </w:p>
        </w:tc>
        <w:tc>
          <w:tcPr>
            <w:tcW w:w="3735" w:type="pct"/>
          </w:tcPr>
          <w:p w:rsidR="003807B2" w:rsidRPr="00C06454" w:rsidRDefault="003807B2" w:rsidP="00C06454">
            <w:pPr>
              <w:pStyle w:val="InfoBlue"/>
              <w:spacing w:before="0" w:line="240" w:lineRule="auto"/>
              <w:rPr>
                <w:ins w:id="2548" w:author="Weekend Nguyen" w:date="2017-09-13T21:08:00Z"/>
                <w:rFonts w:ascii="Times New Roman" w:hAnsi="Times New Roman"/>
                <w:i w:val="0"/>
                <w:color w:val="auto"/>
                <w:sz w:val="26"/>
                <w:szCs w:val="26"/>
              </w:rPr>
            </w:pPr>
          </w:p>
        </w:tc>
      </w:tr>
      <w:tr w:rsidR="003807B2" w:rsidRPr="005103C6" w:rsidTr="00C06454">
        <w:trPr>
          <w:jc w:val="center"/>
          <w:ins w:id="2549" w:author="Weekend Nguyen" w:date="2017-09-13T21:08:00Z"/>
        </w:trPr>
        <w:tc>
          <w:tcPr>
            <w:tcW w:w="1265" w:type="pct"/>
          </w:tcPr>
          <w:p w:rsidR="003807B2" w:rsidRPr="005103C6" w:rsidRDefault="003807B2" w:rsidP="00C06454">
            <w:pPr>
              <w:pStyle w:val="TableHeader"/>
              <w:spacing w:before="0"/>
              <w:rPr>
                <w:ins w:id="2550" w:author="Weekend Nguyen" w:date="2017-09-13T21:08:00Z"/>
                <w:rFonts w:ascii="Times New Roman" w:hAnsi="Times New Roman" w:cs="Times New Roman"/>
                <w:b w:val="0"/>
                <w:sz w:val="26"/>
                <w:szCs w:val="26"/>
              </w:rPr>
            </w:pPr>
            <w:ins w:id="2551" w:author="Weekend Nguyen" w:date="2017-09-13T21:08:00Z">
              <w:r w:rsidRPr="005103C6">
                <w:rPr>
                  <w:rFonts w:ascii="Times New Roman" w:hAnsi="Times New Roman" w:cs="Times New Roman"/>
                  <w:b w:val="0"/>
                  <w:sz w:val="26"/>
                  <w:szCs w:val="26"/>
                </w:rPr>
                <w:t>Điều kiện trước:</w:t>
              </w:r>
            </w:ins>
          </w:p>
        </w:tc>
        <w:tc>
          <w:tcPr>
            <w:tcW w:w="3735" w:type="pct"/>
          </w:tcPr>
          <w:p w:rsidR="003807B2" w:rsidRPr="00C06454" w:rsidRDefault="003807B2" w:rsidP="00C06454">
            <w:pPr>
              <w:pStyle w:val="InfoBlue"/>
              <w:spacing w:before="0" w:line="240" w:lineRule="auto"/>
              <w:rPr>
                <w:ins w:id="2552" w:author="Weekend Nguyen" w:date="2017-09-13T21:08:00Z"/>
                <w:rFonts w:ascii="Times New Roman" w:hAnsi="Times New Roman"/>
                <w:i w:val="0"/>
                <w:color w:val="auto"/>
                <w:sz w:val="26"/>
                <w:szCs w:val="26"/>
              </w:rPr>
            </w:pPr>
          </w:p>
        </w:tc>
      </w:tr>
      <w:tr w:rsidR="003807B2" w:rsidRPr="005103C6" w:rsidTr="00C06454">
        <w:trPr>
          <w:jc w:val="center"/>
          <w:ins w:id="2553" w:author="Weekend Nguyen" w:date="2017-09-13T21:08:00Z"/>
        </w:trPr>
        <w:tc>
          <w:tcPr>
            <w:tcW w:w="1265" w:type="pct"/>
          </w:tcPr>
          <w:p w:rsidR="003807B2" w:rsidRPr="005103C6" w:rsidRDefault="003807B2" w:rsidP="00C06454">
            <w:pPr>
              <w:pStyle w:val="TableHeader"/>
              <w:spacing w:before="0"/>
              <w:rPr>
                <w:ins w:id="2554" w:author="Weekend Nguyen" w:date="2017-09-13T21:08:00Z"/>
                <w:rFonts w:ascii="Times New Roman" w:hAnsi="Times New Roman" w:cs="Times New Roman"/>
                <w:b w:val="0"/>
                <w:sz w:val="26"/>
                <w:szCs w:val="26"/>
              </w:rPr>
            </w:pPr>
            <w:ins w:id="2555" w:author="Weekend Nguyen" w:date="2017-09-13T21:08:00Z">
              <w:r w:rsidRPr="005103C6">
                <w:rPr>
                  <w:rFonts w:ascii="Times New Roman" w:hAnsi="Times New Roman" w:cs="Times New Roman"/>
                  <w:b w:val="0"/>
                  <w:sz w:val="26"/>
                  <w:szCs w:val="26"/>
                </w:rPr>
                <w:t>Điều kiện sau:</w:t>
              </w:r>
            </w:ins>
          </w:p>
        </w:tc>
        <w:tc>
          <w:tcPr>
            <w:tcW w:w="3735" w:type="pct"/>
          </w:tcPr>
          <w:p w:rsidR="003807B2" w:rsidRPr="00C06454" w:rsidRDefault="003807B2" w:rsidP="00C06454">
            <w:pPr>
              <w:pStyle w:val="InfoBlue"/>
              <w:spacing w:before="0" w:line="240" w:lineRule="auto"/>
              <w:rPr>
                <w:ins w:id="2556" w:author="Weekend Nguyen" w:date="2017-09-13T21:08:00Z"/>
                <w:rFonts w:ascii="Times New Roman" w:hAnsi="Times New Roman"/>
                <w:i w:val="0"/>
                <w:color w:val="auto"/>
                <w:sz w:val="26"/>
                <w:szCs w:val="26"/>
              </w:rPr>
            </w:pPr>
          </w:p>
        </w:tc>
      </w:tr>
      <w:tr w:rsidR="003807B2" w:rsidRPr="005103C6" w:rsidTr="00C06454">
        <w:trPr>
          <w:jc w:val="center"/>
          <w:ins w:id="2557" w:author="Weekend Nguyen" w:date="2017-09-13T21:08:00Z"/>
        </w:trPr>
        <w:tc>
          <w:tcPr>
            <w:tcW w:w="1265" w:type="pct"/>
          </w:tcPr>
          <w:p w:rsidR="003807B2" w:rsidRPr="005103C6" w:rsidRDefault="003807B2" w:rsidP="00C06454">
            <w:pPr>
              <w:pStyle w:val="TableHeader"/>
              <w:spacing w:before="0"/>
              <w:rPr>
                <w:ins w:id="2558" w:author="Weekend Nguyen" w:date="2017-09-13T21:08:00Z"/>
                <w:rFonts w:ascii="Times New Roman" w:hAnsi="Times New Roman" w:cs="Times New Roman"/>
                <w:b w:val="0"/>
                <w:sz w:val="26"/>
                <w:szCs w:val="26"/>
              </w:rPr>
            </w:pPr>
            <w:ins w:id="2559" w:author="Weekend Nguyen" w:date="2017-09-13T21:08:00Z">
              <w:r w:rsidRPr="005103C6">
                <w:rPr>
                  <w:rFonts w:ascii="Times New Roman" w:hAnsi="Times New Roman" w:cs="Times New Roman"/>
                  <w:b w:val="0"/>
                  <w:sz w:val="26"/>
                  <w:szCs w:val="26"/>
                </w:rPr>
                <w:t>Luồng sự kiện chính (Basic flows)</w:t>
              </w:r>
            </w:ins>
          </w:p>
        </w:tc>
        <w:tc>
          <w:tcPr>
            <w:tcW w:w="3735" w:type="pct"/>
          </w:tcPr>
          <w:p w:rsidR="003807B2" w:rsidRPr="00C06454" w:rsidRDefault="003807B2" w:rsidP="00C06454">
            <w:pPr>
              <w:pStyle w:val="InfoBlue"/>
              <w:spacing w:before="0" w:line="240" w:lineRule="auto"/>
              <w:ind w:left="720"/>
              <w:rPr>
                <w:ins w:id="2560" w:author="Weekend Nguyen" w:date="2017-09-13T21:08:00Z"/>
                <w:rFonts w:ascii="Times New Roman" w:hAnsi="Times New Roman"/>
                <w:i w:val="0"/>
                <w:color w:val="auto"/>
                <w:sz w:val="26"/>
                <w:szCs w:val="26"/>
              </w:rPr>
            </w:pPr>
          </w:p>
        </w:tc>
      </w:tr>
      <w:tr w:rsidR="003807B2" w:rsidRPr="005103C6" w:rsidTr="00C06454">
        <w:trPr>
          <w:jc w:val="center"/>
          <w:ins w:id="2561" w:author="Weekend Nguyen" w:date="2017-09-13T21:08:00Z"/>
        </w:trPr>
        <w:tc>
          <w:tcPr>
            <w:tcW w:w="1265" w:type="pct"/>
          </w:tcPr>
          <w:p w:rsidR="003807B2" w:rsidRPr="005103C6" w:rsidRDefault="003807B2" w:rsidP="00C06454">
            <w:pPr>
              <w:pStyle w:val="TableHeader"/>
              <w:spacing w:before="0"/>
              <w:rPr>
                <w:ins w:id="2562" w:author="Weekend Nguyen" w:date="2017-09-13T21:08:00Z"/>
                <w:rFonts w:ascii="Times New Roman" w:hAnsi="Times New Roman" w:cs="Times New Roman"/>
                <w:b w:val="0"/>
                <w:sz w:val="26"/>
                <w:szCs w:val="26"/>
              </w:rPr>
            </w:pPr>
            <w:ins w:id="2563" w:author="Weekend Nguyen" w:date="2017-09-13T21:08:00Z">
              <w:r w:rsidRPr="005103C6">
                <w:rPr>
                  <w:rFonts w:ascii="Times New Roman" w:hAnsi="Times New Roman" w:cs="Times New Roman"/>
                  <w:b w:val="0"/>
                  <w:sz w:val="26"/>
                  <w:szCs w:val="26"/>
                </w:rPr>
                <w:t>Luồng sự kiện phụ (Alternative Flows):</w:t>
              </w:r>
            </w:ins>
          </w:p>
        </w:tc>
        <w:tc>
          <w:tcPr>
            <w:tcW w:w="3735" w:type="pct"/>
          </w:tcPr>
          <w:p w:rsidR="003807B2" w:rsidRPr="00C06454" w:rsidRDefault="003807B2" w:rsidP="00C06454">
            <w:pPr>
              <w:pStyle w:val="InfoBlue"/>
              <w:spacing w:before="0" w:line="240" w:lineRule="auto"/>
              <w:rPr>
                <w:ins w:id="2564" w:author="Weekend Nguyen" w:date="2017-09-13T21:08:00Z"/>
                <w:rFonts w:ascii="Times New Roman" w:hAnsi="Times New Roman"/>
                <w:i w:val="0"/>
                <w:color w:val="auto"/>
                <w:sz w:val="26"/>
                <w:szCs w:val="26"/>
              </w:rPr>
            </w:pPr>
          </w:p>
        </w:tc>
      </w:tr>
    </w:tbl>
    <w:p w:rsidR="003807B2" w:rsidRDefault="003807B2" w:rsidP="003807B2">
      <w:pPr>
        <w:pStyle w:val="Heading3"/>
        <w:numPr>
          <w:ilvl w:val="0"/>
          <w:numId w:val="0"/>
        </w:numPr>
        <w:spacing w:before="0" w:line="240" w:lineRule="auto"/>
        <w:rPr>
          <w:ins w:id="2565" w:author="Weekend Nguyen" w:date="2017-09-13T21:08:00Z"/>
          <w:rFonts w:ascii="Times New Roman" w:hAnsi="Times New Roman"/>
          <w:sz w:val="26"/>
          <w:szCs w:val="26"/>
        </w:rPr>
      </w:pPr>
    </w:p>
    <w:p w:rsidR="003807B2" w:rsidRDefault="003807B2" w:rsidP="003807B2">
      <w:pPr>
        <w:pStyle w:val="Heading3"/>
        <w:spacing w:before="0" w:line="240" w:lineRule="auto"/>
        <w:rPr>
          <w:ins w:id="2566" w:author="Weekend Nguyen" w:date="2017-09-13T21:08:00Z"/>
          <w:rFonts w:ascii="Times New Roman" w:hAnsi="Times New Roman"/>
          <w:sz w:val="26"/>
          <w:szCs w:val="26"/>
        </w:rPr>
      </w:pPr>
      <w:ins w:id="2567" w:author="Weekend Nguyen" w:date="2017-09-13T21:08:00Z">
        <w:r>
          <w:rPr>
            <w:rFonts w:ascii="Times New Roman" w:hAnsi="Times New Roman"/>
            <w:sz w:val="26"/>
            <w:szCs w:val="26"/>
          </w:rPr>
          <w:t>Biểu đồ</w:t>
        </w:r>
      </w:ins>
    </w:p>
    <w:p w:rsidR="00A925CA" w:rsidRDefault="00A925CA" w:rsidP="003A5B62">
      <w:pPr>
        <w:spacing w:after="120" w:line="240" w:lineRule="auto"/>
      </w:pPr>
    </w:p>
    <w:sectPr w:rsidR="00A925CA" w:rsidSect="003A5B62">
      <w:footerReference w:type="default" r:id="rId3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1D4" w:rsidRDefault="005121D4" w:rsidP="00094677">
      <w:pPr>
        <w:spacing w:after="0" w:line="240" w:lineRule="auto"/>
      </w:pPr>
      <w:r>
        <w:separator/>
      </w:r>
    </w:p>
  </w:endnote>
  <w:endnote w:type="continuationSeparator" w:id="0">
    <w:p w:rsidR="005121D4" w:rsidRDefault="005121D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E16E77" w:rsidRPr="008A7A9C" w:rsidRDefault="00E16E77"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04FA8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E97BDC">
          <w:rPr>
            <w:rFonts w:ascii="Times New Roman" w:hAnsi="Times New Roman" w:cs="Times New Roman"/>
            <w:i/>
            <w:noProof/>
            <w:sz w:val="26"/>
            <w:szCs w:val="26"/>
          </w:rPr>
          <w:t>3</w:t>
        </w:r>
        <w:r w:rsidRPr="008A7A9C">
          <w:rPr>
            <w:rFonts w:ascii="Times New Roman" w:hAnsi="Times New Roman" w:cs="Times New Roman"/>
            <w:i/>
            <w:noProof/>
            <w:sz w:val="26"/>
            <w:szCs w:val="26"/>
          </w:rPr>
          <w:fldChar w:fldCharType="end"/>
        </w:r>
      </w:p>
    </w:sdtContent>
  </w:sdt>
  <w:p w:rsidR="00E16E77" w:rsidRDefault="00E16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1D4" w:rsidRDefault="005121D4" w:rsidP="00094677">
      <w:pPr>
        <w:spacing w:after="0" w:line="240" w:lineRule="auto"/>
      </w:pPr>
      <w:r>
        <w:separator/>
      </w:r>
    </w:p>
  </w:footnote>
  <w:footnote w:type="continuationSeparator" w:id="0">
    <w:p w:rsidR="005121D4" w:rsidRDefault="005121D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D2926"/>
    <w:multiLevelType w:val="hybridMultilevel"/>
    <w:tmpl w:val="7EA64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65D81"/>
    <w:multiLevelType w:val="hybridMultilevel"/>
    <w:tmpl w:val="8D349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86A5A"/>
    <w:multiLevelType w:val="multilevel"/>
    <w:tmpl w:val="0810ACC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E64EE1"/>
    <w:multiLevelType w:val="hybridMultilevel"/>
    <w:tmpl w:val="55E0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5374F"/>
    <w:multiLevelType w:val="hybridMultilevel"/>
    <w:tmpl w:val="0B008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877BB"/>
    <w:multiLevelType w:val="hybridMultilevel"/>
    <w:tmpl w:val="D11009DC"/>
    <w:lvl w:ilvl="0" w:tplc="B46896A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06E0F"/>
    <w:multiLevelType w:val="multilevel"/>
    <w:tmpl w:val="00FCFAF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8B8179F"/>
    <w:multiLevelType w:val="hybridMultilevel"/>
    <w:tmpl w:val="0A0CE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46151"/>
    <w:multiLevelType w:val="hybridMultilevel"/>
    <w:tmpl w:val="D1648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13B48"/>
    <w:multiLevelType w:val="multilevel"/>
    <w:tmpl w:val="1682C140"/>
    <w:lvl w:ilvl="0">
      <w:start w:val="4"/>
      <w:numFmt w:val="decimal"/>
      <w:lvlText w:val="%1"/>
      <w:lvlJc w:val="left"/>
      <w:pPr>
        <w:ind w:left="360" w:hanging="360"/>
      </w:pPr>
      <w:rPr>
        <w:rFonts w:hint="default"/>
      </w:rPr>
    </w:lvl>
    <w:lvl w:ilvl="1">
      <w:start w:val="1"/>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11" w15:restartNumberingAfterBreak="0">
    <w:nsid w:val="6B781CAD"/>
    <w:multiLevelType w:val="hybridMultilevel"/>
    <w:tmpl w:val="3BDE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574B66"/>
    <w:multiLevelType w:val="hybridMultilevel"/>
    <w:tmpl w:val="C4243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E02CC"/>
    <w:multiLevelType w:val="hybridMultilevel"/>
    <w:tmpl w:val="8A08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056F0C"/>
    <w:multiLevelType w:val="hybridMultilevel"/>
    <w:tmpl w:val="8E22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5"/>
  </w:num>
  <w:num w:numId="19">
    <w:abstractNumId w:val="1"/>
  </w:num>
  <w:num w:numId="20">
    <w:abstractNumId w:val="11"/>
  </w:num>
  <w:num w:numId="21">
    <w:abstractNumId w:val="14"/>
  </w:num>
  <w:num w:numId="22">
    <w:abstractNumId w:val="6"/>
  </w:num>
  <w:num w:numId="23">
    <w:abstractNumId w:val="13"/>
  </w:num>
  <w:num w:numId="24">
    <w:abstractNumId w:val="4"/>
  </w:num>
  <w:num w:numId="25">
    <w:abstractNumId w:val="2"/>
  </w:num>
  <w:num w:numId="26">
    <w:abstractNumId w:val="9"/>
  </w:num>
  <w:num w:numId="27">
    <w:abstractNumId w:val="12"/>
  </w:num>
  <w:num w:numId="28">
    <w:abstractNumId w:val="5"/>
  </w:num>
  <w:num w:numId="29">
    <w:abstractNumId w:val="3"/>
  </w:num>
  <w:num w:numId="30">
    <w:abstractNumId w:val="7"/>
  </w:num>
  <w:num w:numId="31">
    <w:abstractNumId w:val="10"/>
  </w:num>
  <w:num w:numId="3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eekend Nguyen">
    <w15:presenceInfo w15:providerId="Windows Live" w15:userId="41bbf3ece45eb196"/>
  </w15:person>
  <w15:person w15:author="Windows User">
    <w15:presenceInfo w15:providerId="Windows Live" w15:userId="e652b938b0c0930a"/>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278D8"/>
    <w:rsid w:val="00041BBF"/>
    <w:rsid w:val="00051D72"/>
    <w:rsid w:val="00052B81"/>
    <w:rsid w:val="00074E7F"/>
    <w:rsid w:val="00091F23"/>
    <w:rsid w:val="00094677"/>
    <w:rsid w:val="000946A8"/>
    <w:rsid w:val="000A0882"/>
    <w:rsid w:val="000A2318"/>
    <w:rsid w:val="000A384B"/>
    <w:rsid w:val="000F5CDD"/>
    <w:rsid w:val="0010102A"/>
    <w:rsid w:val="00101721"/>
    <w:rsid w:val="00103E63"/>
    <w:rsid w:val="00151F4D"/>
    <w:rsid w:val="00162092"/>
    <w:rsid w:val="001643E3"/>
    <w:rsid w:val="00185C51"/>
    <w:rsid w:val="001A1D22"/>
    <w:rsid w:val="001A6FDA"/>
    <w:rsid w:val="001B52CC"/>
    <w:rsid w:val="001C1CA6"/>
    <w:rsid w:val="001F13F9"/>
    <w:rsid w:val="00201398"/>
    <w:rsid w:val="002027F5"/>
    <w:rsid w:val="00210352"/>
    <w:rsid w:val="002110DB"/>
    <w:rsid w:val="002219CB"/>
    <w:rsid w:val="00225E3A"/>
    <w:rsid w:val="00245513"/>
    <w:rsid w:val="002471FE"/>
    <w:rsid w:val="0026427F"/>
    <w:rsid w:val="002723A8"/>
    <w:rsid w:val="0028391C"/>
    <w:rsid w:val="00284BFA"/>
    <w:rsid w:val="002B2501"/>
    <w:rsid w:val="002B4674"/>
    <w:rsid w:val="002C2CCB"/>
    <w:rsid w:val="002D3982"/>
    <w:rsid w:val="002E060E"/>
    <w:rsid w:val="002E1170"/>
    <w:rsid w:val="002F7CA4"/>
    <w:rsid w:val="00303EED"/>
    <w:rsid w:val="0031607F"/>
    <w:rsid w:val="003234D5"/>
    <w:rsid w:val="00326A1B"/>
    <w:rsid w:val="00345D80"/>
    <w:rsid w:val="00357806"/>
    <w:rsid w:val="00371660"/>
    <w:rsid w:val="003807B2"/>
    <w:rsid w:val="003A2C7D"/>
    <w:rsid w:val="003A5B62"/>
    <w:rsid w:val="003A66C2"/>
    <w:rsid w:val="003B276E"/>
    <w:rsid w:val="003C2B7F"/>
    <w:rsid w:val="003D6B8E"/>
    <w:rsid w:val="003E34FC"/>
    <w:rsid w:val="003F1035"/>
    <w:rsid w:val="00402327"/>
    <w:rsid w:val="0040241B"/>
    <w:rsid w:val="00407EA3"/>
    <w:rsid w:val="00413FB3"/>
    <w:rsid w:val="00444AA7"/>
    <w:rsid w:val="00462570"/>
    <w:rsid w:val="004666F5"/>
    <w:rsid w:val="00485175"/>
    <w:rsid w:val="00494D0A"/>
    <w:rsid w:val="004B2230"/>
    <w:rsid w:val="004D107A"/>
    <w:rsid w:val="005000A5"/>
    <w:rsid w:val="0050148B"/>
    <w:rsid w:val="005103C6"/>
    <w:rsid w:val="005121D4"/>
    <w:rsid w:val="00535132"/>
    <w:rsid w:val="00553518"/>
    <w:rsid w:val="00580DD4"/>
    <w:rsid w:val="00590F60"/>
    <w:rsid w:val="005A7725"/>
    <w:rsid w:val="005B23C2"/>
    <w:rsid w:val="005B287E"/>
    <w:rsid w:val="005B5C66"/>
    <w:rsid w:val="005C1819"/>
    <w:rsid w:val="005C2450"/>
    <w:rsid w:val="00605987"/>
    <w:rsid w:val="0060717A"/>
    <w:rsid w:val="0064046E"/>
    <w:rsid w:val="00645627"/>
    <w:rsid w:val="00656D11"/>
    <w:rsid w:val="00674208"/>
    <w:rsid w:val="006B0D10"/>
    <w:rsid w:val="006E65B1"/>
    <w:rsid w:val="006F231E"/>
    <w:rsid w:val="00707255"/>
    <w:rsid w:val="00736E72"/>
    <w:rsid w:val="00745CFC"/>
    <w:rsid w:val="007471DB"/>
    <w:rsid w:val="0075674F"/>
    <w:rsid w:val="007643D4"/>
    <w:rsid w:val="00773358"/>
    <w:rsid w:val="007B00AD"/>
    <w:rsid w:val="007B2A1A"/>
    <w:rsid w:val="007E5DE7"/>
    <w:rsid w:val="007F051C"/>
    <w:rsid w:val="007F103E"/>
    <w:rsid w:val="00821B99"/>
    <w:rsid w:val="00845D23"/>
    <w:rsid w:val="00856D79"/>
    <w:rsid w:val="00864D54"/>
    <w:rsid w:val="0087139B"/>
    <w:rsid w:val="00896FBE"/>
    <w:rsid w:val="00897FDE"/>
    <w:rsid w:val="008A7A9C"/>
    <w:rsid w:val="008B4B00"/>
    <w:rsid w:val="008E1E30"/>
    <w:rsid w:val="00915BF6"/>
    <w:rsid w:val="0092273C"/>
    <w:rsid w:val="00926383"/>
    <w:rsid w:val="00934ECF"/>
    <w:rsid w:val="009428E2"/>
    <w:rsid w:val="0094336C"/>
    <w:rsid w:val="009608DA"/>
    <w:rsid w:val="00997B9F"/>
    <w:rsid w:val="009A4427"/>
    <w:rsid w:val="009D2C10"/>
    <w:rsid w:val="009E36DE"/>
    <w:rsid w:val="00A02ABC"/>
    <w:rsid w:val="00A226CF"/>
    <w:rsid w:val="00A2771C"/>
    <w:rsid w:val="00A32D88"/>
    <w:rsid w:val="00A50B5D"/>
    <w:rsid w:val="00A7537D"/>
    <w:rsid w:val="00A779A4"/>
    <w:rsid w:val="00A922D2"/>
    <w:rsid w:val="00A925CA"/>
    <w:rsid w:val="00A9504C"/>
    <w:rsid w:val="00AA4202"/>
    <w:rsid w:val="00AA7A4B"/>
    <w:rsid w:val="00AD19E0"/>
    <w:rsid w:val="00AF34E1"/>
    <w:rsid w:val="00AF3A88"/>
    <w:rsid w:val="00AF53F6"/>
    <w:rsid w:val="00AF7837"/>
    <w:rsid w:val="00B166AD"/>
    <w:rsid w:val="00B307A5"/>
    <w:rsid w:val="00B46638"/>
    <w:rsid w:val="00B52C50"/>
    <w:rsid w:val="00B67BBA"/>
    <w:rsid w:val="00BA43F4"/>
    <w:rsid w:val="00BC09D2"/>
    <w:rsid w:val="00BC6B42"/>
    <w:rsid w:val="00BD451C"/>
    <w:rsid w:val="00BE4C1B"/>
    <w:rsid w:val="00C00D6B"/>
    <w:rsid w:val="00C54031"/>
    <w:rsid w:val="00C541E5"/>
    <w:rsid w:val="00C73585"/>
    <w:rsid w:val="00C92687"/>
    <w:rsid w:val="00C977CF"/>
    <w:rsid w:val="00CB0A5E"/>
    <w:rsid w:val="00CB49EB"/>
    <w:rsid w:val="00CC1FBA"/>
    <w:rsid w:val="00CC21DB"/>
    <w:rsid w:val="00CE264D"/>
    <w:rsid w:val="00CF0A14"/>
    <w:rsid w:val="00CF492E"/>
    <w:rsid w:val="00D02E7D"/>
    <w:rsid w:val="00D27ACA"/>
    <w:rsid w:val="00D33DE3"/>
    <w:rsid w:val="00D4178C"/>
    <w:rsid w:val="00D462AD"/>
    <w:rsid w:val="00D54F73"/>
    <w:rsid w:val="00D56480"/>
    <w:rsid w:val="00D94EAD"/>
    <w:rsid w:val="00DB0246"/>
    <w:rsid w:val="00DB3073"/>
    <w:rsid w:val="00DC0324"/>
    <w:rsid w:val="00DF606C"/>
    <w:rsid w:val="00E112BA"/>
    <w:rsid w:val="00E119C6"/>
    <w:rsid w:val="00E13BBE"/>
    <w:rsid w:val="00E16E77"/>
    <w:rsid w:val="00E36C53"/>
    <w:rsid w:val="00E61754"/>
    <w:rsid w:val="00E85122"/>
    <w:rsid w:val="00E8651B"/>
    <w:rsid w:val="00E9162B"/>
    <w:rsid w:val="00E97BDC"/>
    <w:rsid w:val="00EA3E68"/>
    <w:rsid w:val="00EA5EDD"/>
    <w:rsid w:val="00EA666F"/>
    <w:rsid w:val="00EC72BB"/>
    <w:rsid w:val="00EF3CBF"/>
    <w:rsid w:val="00EF68BD"/>
    <w:rsid w:val="00F13984"/>
    <w:rsid w:val="00F30815"/>
    <w:rsid w:val="00F33048"/>
    <w:rsid w:val="00F374A3"/>
    <w:rsid w:val="00F56729"/>
    <w:rsid w:val="00F57D93"/>
    <w:rsid w:val="00F73A9B"/>
    <w:rsid w:val="00F80C38"/>
    <w:rsid w:val="00F9669E"/>
    <w:rsid w:val="00FF07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89AFF"/>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B46638"/>
    <w:pPr>
      <w:widowControl w:val="0"/>
      <w:tabs>
        <w:tab w:val="left" w:pos="1260"/>
      </w:tabs>
      <w:spacing w:after="120" w:line="240" w:lineRule="auto"/>
      <w:ind w:left="600"/>
      <w:jc w:val="both"/>
      <w:pPrChange w:id="0" w:author="Weekend Nguyen" w:date="2017-09-13T21:57:00Z">
        <w:pPr>
          <w:widowControl w:val="0"/>
          <w:tabs>
            <w:tab w:val="left" w:pos="1260"/>
          </w:tabs>
          <w:spacing w:before="60" w:after="60" w:line="312" w:lineRule="auto"/>
          <w:ind w:left="600"/>
          <w:jc w:val="both"/>
        </w:pPr>
      </w:pPrChange>
    </w:pPr>
    <w:rPr>
      <w:rFonts w:ascii="Times New Roman" w:eastAsia="Times New Roman" w:hAnsi="Times New Roman" w:cs="Times New Roman"/>
      <w:sz w:val="26"/>
      <w:szCs w:val="26"/>
      <w:rPrChange w:id="0" w:author="Weekend Nguyen" w:date="2017-09-13T21:57:00Z">
        <w:rPr>
          <w:i/>
          <w:color w:val="0000FF"/>
          <w:sz w:val="26"/>
          <w:szCs w:val="26"/>
          <w:lang w:val="en-US" w:eastAsia="en-US" w:bidi="ar-SA"/>
        </w:rPr>
      </w:rPrChange>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187EB6"/>
    <w:rsid w:val="001A6171"/>
    <w:rsid w:val="002A48CE"/>
    <w:rsid w:val="00363527"/>
    <w:rsid w:val="00416DE4"/>
    <w:rsid w:val="00752A16"/>
    <w:rsid w:val="007553AF"/>
    <w:rsid w:val="007D4F22"/>
    <w:rsid w:val="00B73467"/>
    <w:rsid w:val="00BA07EE"/>
    <w:rsid w:val="00BB6B46"/>
    <w:rsid w:val="00CB09A3"/>
    <w:rsid w:val="00D803FE"/>
    <w:rsid w:val="00DD5612"/>
    <w:rsid w:val="00EB5CD7"/>
    <w:rsid w:val="00F152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F547B4-D66B-436B-83CE-D638DB3B3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38</Pages>
  <Words>3530</Words>
  <Characters>20121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CHƯƠNG TRÌNH QUẢN LÝ THÔNG TIN QUẦY THUỐC CỦA MỘT BỆNH VIỆN – nhóm 28</vt:lpstr>
    </vt:vector>
  </TitlesOfParts>
  <Company>mÔN PHÁT TRIỂN ỨNG DỤNG (Có đồ án)</Company>
  <LinksUpToDate>false</LinksUpToDate>
  <CharactersWithSpaces>23604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THÔNG TIN QUẦY THUỐC CỦA MỘT BỆNH VIỆN – nhóm 28</dc:title>
  <dc:subject>ĐẶC TẢ YÊU CẦU ỨNG DỤNG – V1.0</dc:subject>
  <dc:creator>Thanh Van</dc:creator>
  <cp:keywords/>
  <dc:description/>
  <cp:lastModifiedBy>Weekend Nguyen</cp:lastModifiedBy>
  <cp:revision>176</cp:revision>
  <dcterms:created xsi:type="dcterms:W3CDTF">2016-07-23T16:48:00Z</dcterms:created>
  <dcterms:modified xsi:type="dcterms:W3CDTF">2017-09-13T14:58:00Z</dcterms:modified>
</cp:coreProperties>
</file>